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DD80" w14:textId="319AE15D" w:rsidR="00A00FE7" w:rsidRPr="00FD4F38" w:rsidRDefault="00043724" w:rsidP="00B260EC">
      <w:pPr>
        <w:pStyle w:val="ChapterTitleNumberBPBHEB"/>
      </w:pPr>
      <w:bookmarkStart w:id="0" w:name="_Hlk218762600"/>
      <w:bookmarkEnd w:id="0"/>
      <w:r w:rsidRPr="00A00FE7">
        <w:t xml:space="preserve">Chapter </w:t>
      </w:r>
      <w:r w:rsidR="00AF51AB">
        <w:t>4</w:t>
      </w:r>
    </w:p>
    <w:p w14:paraId="3FDC8D44" w14:textId="14100732" w:rsidR="00F1142F" w:rsidRDefault="00AF51AB" w:rsidP="00B260EC">
      <w:pPr>
        <w:pStyle w:val="ChapterTitleBPBHEB"/>
      </w:pPr>
      <w:r>
        <w:t>Transforming</w:t>
      </w:r>
      <w:r w:rsidR="00FD3CA8">
        <w:t xml:space="preserve"> </w:t>
      </w:r>
      <w:r>
        <w:t>Data with</w:t>
      </w:r>
      <w:r w:rsidR="00FD3CA8">
        <w:t xml:space="preserve"> Azure Data</w:t>
      </w:r>
      <w:r>
        <w:t>bricks</w:t>
      </w:r>
    </w:p>
    <w:p w14:paraId="3BF1035F" w14:textId="0318E4AF" w:rsidR="00A00FE7" w:rsidRDefault="00A00FE7" w:rsidP="00B260EC">
      <w:pPr>
        <w:pStyle w:val="Heading1BPBHEB"/>
        <w:rPr>
          <w:lang w:val="en-IN"/>
        </w:rPr>
      </w:pPr>
      <w:r>
        <w:rPr>
          <w:lang w:val="en-IN"/>
        </w:rPr>
        <w:t>Introduction</w:t>
      </w:r>
    </w:p>
    <w:p w14:paraId="40A135A0" w14:textId="440C61C2" w:rsidR="00AF51AB" w:rsidRPr="00AF51AB" w:rsidRDefault="00AF51AB" w:rsidP="00E72CDE">
      <w:pPr>
        <w:pStyle w:val="NormalBPBHEB"/>
        <w:rPr>
          <w:lang w:val="en-IN"/>
        </w:rPr>
      </w:pPr>
      <w:r w:rsidRPr="00AF51AB">
        <w:rPr>
          <w:lang w:val="en-IN"/>
        </w:rPr>
        <w:t>In today’s data-driven world, the ability to quickly transform and analyze large volumes of data is not just valuable</w:t>
      </w:r>
      <w:r w:rsidR="00DB58B8">
        <w:rPr>
          <w:lang w:val="en-IN"/>
        </w:rPr>
        <w:t xml:space="preserve">, </w:t>
      </w:r>
      <w:r w:rsidRPr="00AF51AB">
        <w:rPr>
          <w:lang w:val="en-IN"/>
        </w:rPr>
        <w:t>it</w:t>
      </w:r>
      <w:r w:rsidR="00DB58B8">
        <w:rPr>
          <w:lang w:val="en-IN"/>
        </w:rPr>
        <w:t xml:space="preserve"> is</w:t>
      </w:r>
      <w:r w:rsidRPr="00AF51AB">
        <w:rPr>
          <w:lang w:val="en-IN"/>
        </w:rPr>
        <w:t xml:space="preserve"> essential. Azure Databricks brings together the scalability of Apache Spark and the seamless integration of Microsoft Azure, empowering data engineers and analysts to unlock insights faster and more efficiently.</w:t>
      </w:r>
    </w:p>
    <w:p w14:paraId="03932501" w14:textId="6A0F7DE3" w:rsidR="00AF51AB" w:rsidRPr="00AF51AB" w:rsidRDefault="00AF51AB" w:rsidP="00E72CDE">
      <w:pPr>
        <w:pStyle w:val="NormalBPBHEB"/>
        <w:rPr>
          <w:lang w:val="en-IN"/>
        </w:rPr>
      </w:pPr>
      <w:r w:rsidRPr="00AF51AB">
        <w:rPr>
          <w:lang w:val="en-IN"/>
        </w:rPr>
        <w:t>This chapter walks you through the essentials of using Azure Databricks for data engineering. Whether you</w:t>
      </w:r>
      <w:r w:rsidR="00DB58B8">
        <w:rPr>
          <w:lang w:val="en-IN"/>
        </w:rPr>
        <w:t xml:space="preserve"> a</w:t>
      </w:r>
      <w:r w:rsidRPr="00AF51AB">
        <w:rPr>
          <w:lang w:val="en-IN"/>
        </w:rPr>
        <w:t>re building scalable</w:t>
      </w:r>
      <w:r w:rsidR="00AF5F69">
        <w:rPr>
          <w:lang w:val="en-IN"/>
        </w:rPr>
        <w:t xml:space="preserve"> </w:t>
      </w:r>
      <w:r w:rsidR="00AF5F69" w:rsidRPr="00E72CDE">
        <w:rPr>
          <w:b/>
          <w:bCs/>
          <w:lang w:val="en-IN"/>
        </w:rPr>
        <w:t>Extract, Transform and Load</w:t>
      </w:r>
      <w:r w:rsidR="00AF5F69">
        <w:rPr>
          <w:lang w:val="en-IN"/>
        </w:rPr>
        <w:t xml:space="preserve"> (</w:t>
      </w:r>
      <w:r w:rsidR="00AF5F69" w:rsidRPr="00E72CDE">
        <w:rPr>
          <w:b/>
          <w:bCs/>
          <w:lang w:val="en-IN"/>
        </w:rPr>
        <w:t>ETL</w:t>
      </w:r>
      <w:r w:rsidR="00AF5F69">
        <w:rPr>
          <w:lang w:val="en-IN"/>
        </w:rPr>
        <w:t>)</w:t>
      </w:r>
      <w:r w:rsidRPr="00AF51AB">
        <w:rPr>
          <w:lang w:val="en-IN"/>
        </w:rPr>
        <w:t xml:space="preserve"> pipelines or experimenting with advanced analytics, </w:t>
      </w:r>
      <w:r w:rsidR="00FC3B1D" w:rsidRPr="00AF51AB">
        <w:rPr>
          <w:lang w:val="en-IN"/>
        </w:rPr>
        <w:t>you</w:t>
      </w:r>
      <w:r w:rsidR="00FC3B1D">
        <w:rPr>
          <w:lang w:val="en-IN"/>
        </w:rPr>
        <w:t xml:space="preserve"> wi</w:t>
      </w:r>
      <w:r w:rsidR="00FC3B1D" w:rsidRPr="00AF51AB">
        <w:rPr>
          <w:lang w:val="en-IN"/>
        </w:rPr>
        <w:t xml:space="preserve">ll </w:t>
      </w:r>
      <w:r w:rsidRPr="00AF51AB">
        <w:rPr>
          <w:lang w:val="en-IN"/>
        </w:rPr>
        <w:t>find practical guidance and real-world recipes to help you get the job done.</w:t>
      </w:r>
    </w:p>
    <w:p w14:paraId="3EFF3DBA" w14:textId="2EC82796" w:rsidR="00AF51AB" w:rsidRPr="00AF51AB" w:rsidRDefault="00AF51AB" w:rsidP="00E72CDE">
      <w:pPr>
        <w:pStyle w:val="NormalBPBHEB"/>
        <w:rPr>
          <w:lang w:val="en-IN"/>
        </w:rPr>
      </w:pPr>
      <w:r w:rsidRPr="00AF51AB">
        <w:rPr>
          <w:lang w:val="en-IN"/>
        </w:rPr>
        <w:t>We</w:t>
      </w:r>
      <w:r w:rsidR="00DB58B8">
        <w:rPr>
          <w:lang w:val="en-IN"/>
        </w:rPr>
        <w:t xml:space="preserve"> wi</w:t>
      </w:r>
      <w:r w:rsidRPr="00AF51AB">
        <w:rPr>
          <w:lang w:val="en-IN"/>
        </w:rPr>
        <w:t xml:space="preserve">ll start by setting up your workspace, then move on to writing and managing </w:t>
      </w:r>
      <w:r w:rsidR="00FF6F8E">
        <w:rPr>
          <w:lang w:val="en-IN"/>
        </w:rPr>
        <w:t>Notebook</w:t>
      </w:r>
      <w:r w:rsidRPr="00AF51AB">
        <w:rPr>
          <w:lang w:val="en-IN"/>
        </w:rPr>
        <w:t>s, performing data transformations, optimizing Spark jobs, and integrating with other Azure services. You</w:t>
      </w:r>
      <w:r w:rsidR="00DB58B8">
        <w:rPr>
          <w:lang w:val="en-IN"/>
        </w:rPr>
        <w:t xml:space="preserve"> wi</w:t>
      </w:r>
      <w:r w:rsidRPr="00AF51AB">
        <w:rPr>
          <w:lang w:val="en-IN"/>
        </w:rPr>
        <w:t>ll also explore best practices that can save you time and resources.</w:t>
      </w:r>
    </w:p>
    <w:p w14:paraId="3393DEC9" w14:textId="62F70E5B" w:rsidR="00527340" w:rsidRDefault="00AF51AB" w:rsidP="00E72CDE">
      <w:pPr>
        <w:pStyle w:val="NormalBPBHEB"/>
        <w:rPr>
          <w:lang w:val="en-IN"/>
        </w:rPr>
      </w:pPr>
      <w:r w:rsidRPr="00AF51AB">
        <w:rPr>
          <w:lang w:val="en-IN"/>
        </w:rPr>
        <w:t>Finally, a set of carefully selected recipes will give you hands-on experience with common tasks</w:t>
      </w:r>
      <w:r w:rsidR="00DB58B8">
        <w:rPr>
          <w:lang w:val="en-IN"/>
        </w:rPr>
        <w:t xml:space="preserve">, </w:t>
      </w:r>
      <w:r w:rsidRPr="00AF51AB">
        <w:rPr>
          <w:lang w:val="en-IN"/>
        </w:rPr>
        <w:t>everything from ingesting data from Blob Storage to building real-time streaming pipelines.</w:t>
      </w:r>
    </w:p>
    <w:p w14:paraId="59FB7FED" w14:textId="77777777" w:rsidR="001E773B" w:rsidRDefault="001E773B">
      <w:pPr>
        <w:pStyle w:val="NormalBPBHEB"/>
        <w:rPr>
          <w:lang w:val="en-IN"/>
        </w:rPr>
      </w:pPr>
    </w:p>
    <w:p w14:paraId="319328AA" w14:textId="77777777" w:rsidR="00F724BF" w:rsidRPr="00F724BF" w:rsidRDefault="00F724BF" w:rsidP="00E72CDE">
      <w:pPr>
        <w:pStyle w:val="Heading1BPBHEB"/>
        <w:rPr>
          <w:lang w:val="en-IN"/>
        </w:rPr>
      </w:pPr>
      <w:r w:rsidRPr="00F724BF">
        <w:rPr>
          <w:lang w:val="en-IN"/>
        </w:rPr>
        <w:t>Structure</w:t>
      </w:r>
    </w:p>
    <w:p w14:paraId="1DC31352" w14:textId="226A3598" w:rsidR="00F724BF" w:rsidRDefault="00F724BF" w:rsidP="00E72CDE">
      <w:pPr>
        <w:pStyle w:val="NormalBPBHEB"/>
        <w:rPr>
          <w:lang w:val="en-IN"/>
        </w:rPr>
      </w:pPr>
      <w:r w:rsidRPr="00F724BF">
        <w:rPr>
          <w:lang w:val="en-IN"/>
        </w:rPr>
        <w:t>In this chapter, we will cover the following topics:</w:t>
      </w:r>
    </w:p>
    <w:p w14:paraId="36D806C5" w14:textId="77777777" w:rsidR="00D97B0E" w:rsidRDefault="00D97B0E">
      <w:pPr>
        <w:pStyle w:val="NormalBPBHEB"/>
        <w:numPr>
          <w:ilvl w:val="0"/>
          <w:numId w:val="1"/>
        </w:numPr>
      </w:pPr>
      <w:r w:rsidRPr="00D97B0E">
        <w:t>Azure Databricks overview</w:t>
      </w:r>
    </w:p>
    <w:p w14:paraId="617D117D" w14:textId="65B04871" w:rsidR="003E3B78" w:rsidRDefault="003E3B78">
      <w:pPr>
        <w:pStyle w:val="NormalBPBHEB"/>
        <w:numPr>
          <w:ilvl w:val="0"/>
          <w:numId w:val="1"/>
        </w:numPr>
      </w:pPr>
      <w:r>
        <w:t xml:space="preserve">Creating and managing </w:t>
      </w:r>
      <w:r w:rsidR="00FF6F8E">
        <w:t>Notebook</w:t>
      </w:r>
      <w:r>
        <w:t>s</w:t>
      </w:r>
    </w:p>
    <w:p w14:paraId="363ED6A9" w14:textId="77777777" w:rsidR="003E3B78" w:rsidRDefault="003E3B78">
      <w:pPr>
        <w:pStyle w:val="NormalBPBHEB"/>
        <w:numPr>
          <w:ilvl w:val="0"/>
          <w:numId w:val="1"/>
        </w:numPr>
      </w:pPr>
      <w:r>
        <w:t>Joining multiple data sources with PySpark in Azure Databricks</w:t>
      </w:r>
    </w:p>
    <w:p w14:paraId="49D2FAEB" w14:textId="77777777" w:rsidR="003E3B78" w:rsidRDefault="003E3B78">
      <w:pPr>
        <w:pStyle w:val="NormalBPBHEB"/>
        <w:numPr>
          <w:ilvl w:val="0"/>
          <w:numId w:val="1"/>
        </w:numPr>
      </w:pPr>
      <w:r>
        <w:t>Aggregating Data with GroupBy in Azure Databricks</w:t>
      </w:r>
    </w:p>
    <w:p w14:paraId="67E768EE" w14:textId="77777777" w:rsidR="003E3B78" w:rsidRDefault="003E3B78">
      <w:pPr>
        <w:pStyle w:val="NormalBPBHEB"/>
        <w:numPr>
          <w:ilvl w:val="0"/>
          <w:numId w:val="1"/>
        </w:numPr>
      </w:pPr>
      <w:r>
        <w:t>Creating User-Defined Functions in Azure Databricks</w:t>
      </w:r>
    </w:p>
    <w:p w14:paraId="0C66C6E9" w14:textId="77777777" w:rsidR="003E3B78" w:rsidRDefault="003E3B78">
      <w:pPr>
        <w:pStyle w:val="NormalBPBHEB"/>
        <w:numPr>
          <w:ilvl w:val="0"/>
          <w:numId w:val="1"/>
        </w:numPr>
      </w:pPr>
      <w:r>
        <w:lastRenderedPageBreak/>
        <w:t>Saving Data to Azure Data Lake Storage in Azure Databricks</w:t>
      </w:r>
    </w:p>
    <w:p w14:paraId="0EAE9FB9" w14:textId="08572202" w:rsidR="003E3B78" w:rsidRDefault="003E3B78">
      <w:pPr>
        <w:pStyle w:val="NormalBPBHEB"/>
        <w:numPr>
          <w:ilvl w:val="0"/>
          <w:numId w:val="1"/>
        </w:numPr>
      </w:pPr>
      <w:r>
        <w:t>Building Batch ETL Pipelines in Azure Databricks</w:t>
      </w:r>
    </w:p>
    <w:p w14:paraId="28A17615" w14:textId="15AC3652" w:rsidR="003E3B78" w:rsidRDefault="003E3B78" w:rsidP="003E3B78">
      <w:pPr>
        <w:pStyle w:val="NormalBPBHEB"/>
        <w:numPr>
          <w:ilvl w:val="0"/>
          <w:numId w:val="1"/>
        </w:numPr>
      </w:pPr>
      <w:r>
        <w:t>Implementing Streaming ETL with Structured Streaming in Azure Databricks</w:t>
      </w:r>
    </w:p>
    <w:p w14:paraId="2CF1D371" w14:textId="7ABF86D8" w:rsidR="003E3B78" w:rsidDel="00535EBA" w:rsidRDefault="003E3B78" w:rsidP="003E3B78">
      <w:pPr>
        <w:pStyle w:val="NormalBPBHEB"/>
        <w:numPr>
          <w:ilvl w:val="0"/>
          <w:numId w:val="1"/>
        </w:numPr>
        <w:rPr>
          <w:del w:id="1" w:author="Saaimithra Pragadeesh" w:date="2026-05-16T12:48:00Z" w16du:dateUtc="2026-05-16T07:18:00Z"/>
        </w:rPr>
      </w:pPr>
      <w:del w:id="2" w:author="Saaimithra Pragadeesh" w:date="2026-05-16T12:48:00Z" w16du:dateUtc="2026-05-16T07:18:00Z">
        <w:r w:rsidDel="00535EBA">
          <w:delText>Wrap-up</w:delText>
        </w:r>
      </w:del>
    </w:p>
    <w:p w14:paraId="5C515BD5" w14:textId="1ABAF98E" w:rsidR="003E3B78" w:rsidRDefault="003E3B78" w:rsidP="003E3B78">
      <w:pPr>
        <w:pStyle w:val="NormalBPBHEB"/>
        <w:numPr>
          <w:ilvl w:val="0"/>
          <w:numId w:val="1"/>
        </w:numPr>
      </w:pPr>
      <w:r>
        <w:t>Optimizing Spark Jobs</w:t>
      </w:r>
    </w:p>
    <w:p w14:paraId="5F0D1162" w14:textId="1D157B00" w:rsidR="003E3B78" w:rsidRDefault="003E3B78" w:rsidP="003E3B78">
      <w:pPr>
        <w:pStyle w:val="NormalBPBHEB"/>
        <w:numPr>
          <w:ilvl w:val="0"/>
          <w:numId w:val="1"/>
        </w:numPr>
      </w:pPr>
      <w:r>
        <w:t>The Medallion Architecture in Databricks</w:t>
      </w:r>
    </w:p>
    <w:p w14:paraId="000B33A0" w14:textId="670C5C41" w:rsidR="003E3B78" w:rsidRDefault="003E3B78" w:rsidP="003E3B78">
      <w:pPr>
        <w:pStyle w:val="NormalBPBHEB"/>
        <w:numPr>
          <w:ilvl w:val="0"/>
          <w:numId w:val="1"/>
        </w:numPr>
      </w:pPr>
      <w:r>
        <w:t>Integrating Databricks with other Azure services</w:t>
      </w:r>
    </w:p>
    <w:p w14:paraId="0F1EAFCF" w14:textId="08F5541D" w:rsidR="003E3B78" w:rsidRDefault="003E3B78" w:rsidP="003E3B78">
      <w:pPr>
        <w:pStyle w:val="NormalBPBHEB"/>
        <w:numPr>
          <w:ilvl w:val="0"/>
          <w:numId w:val="1"/>
        </w:numPr>
      </w:pPr>
      <w:r>
        <w:t>Putting it all together: Integration with the Medallion Architecture</w:t>
      </w:r>
    </w:p>
    <w:p w14:paraId="06D535DA" w14:textId="6AAF5C9A" w:rsidR="001E773B" w:rsidRPr="00B260EC" w:rsidRDefault="001E773B" w:rsidP="00AF5F69">
      <w:pPr>
        <w:pStyle w:val="NormalBPBHEB"/>
      </w:pPr>
    </w:p>
    <w:p w14:paraId="191F0196" w14:textId="48055CFE" w:rsidR="00D94F06" w:rsidRDefault="00D94F06" w:rsidP="00E72CDE">
      <w:pPr>
        <w:pStyle w:val="Heading1BPBHEB"/>
        <w:rPr>
          <w:lang w:val="en-IN"/>
        </w:rPr>
      </w:pPr>
      <w:r>
        <w:rPr>
          <w:lang w:val="en-IN"/>
        </w:rPr>
        <w:t>Objectives</w:t>
      </w:r>
    </w:p>
    <w:p w14:paraId="0D4CC9F2" w14:textId="3ECEEEDD" w:rsidR="00620DDB" w:rsidRDefault="00620DDB" w:rsidP="00E72CDE">
      <w:pPr>
        <w:pStyle w:val="NormalBPBHEB"/>
      </w:pPr>
      <w:r w:rsidRPr="00620DDB">
        <w:t xml:space="preserve">The objective of this chapter is to provide a comprehensive and hands-on introduction to </w:t>
      </w:r>
      <w:r w:rsidRPr="00620DDB">
        <w:rPr>
          <w:b/>
          <w:bCs/>
        </w:rPr>
        <w:t>Azure Databricks</w:t>
      </w:r>
      <w:r w:rsidRPr="00620DDB">
        <w:t xml:space="preserve">, a powerful data engineering and analytics platform built on Apache Spark. It focuses on how Databricks simplifies large-scale data processing, advanced analytics, and machine learning within the Azure ecosystem. Readers will understand how to set up and work with Databricks workspaces, clusters, and </w:t>
      </w:r>
      <w:r w:rsidR="00FF6F8E">
        <w:t>Notebook</w:t>
      </w:r>
      <w:r w:rsidRPr="00620DDB">
        <w:t>s to build scalable data pipelines.</w:t>
      </w:r>
    </w:p>
    <w:p w14:paraId="4548AC3B" w14:textId="23AE7BC3" w:rsidR="00620DDB" w:rsidRDefault="00620DDB" w:rsidP="00E72CDE">
      <w:pPr>
        <w:pStyle w:val="NormalBPBHEB"/>
      </w:pPr>
      <w:r w:rsidRPr="00620DDB">
        <w:t xml:space="preserve">The chapter highlights Databricks’ integration with </w:t>
      </w:r>
      <w:r w:rsidRPr="00714709">
        <w:rPr>
          <w:b/>
          <w:bCs/>
        </w:rPr>
        <w:t>Azure Data Lake Storage</w:t>
      </w:r>
      <w:r w:rsidR="00267D99">
        <w:t xml:space="preserve"> (</w:t>
      </w:r>
      <w:r w:rsidR="00267D99" w:rsidRPr="00714709">
        <w:rPr>
          <w:b/>
          <w:bCs/>
        </w:rPr>
        <w:t>ADLS</w:t>
      </w:r>
      <w:r w:rsidR="00267D99">
        <w:t>)</w:t>
      </w:r>
      <w:r w:rsidRPr="00620DDB">
        <w:t xml:space="preserve">, </w:t>
      </w:r>
      <w:r w:rsidRPr="00714709">
        <w:rPr>
          <w:b/>
          <w:bCs/>
        </w:rPr>
        <w:t>Azure Data Factory</w:t>
      </w:r>
      <w:r w:rsidR="00256E25">
        <w:t xml:space="preserve"> (</w:t>
      </w:r>
      <w:r w:rsidR="00256E25" w:rsidRPr="00714709">
        <w:rPr>
          <w:b/>
          <w:bCs/>
        </w:rPr>
        <w:t>ADF</w:t>
      </w:r>
      <w:r w:rsidR="00256E25">
        <w:t>)</w:t>
      </w:r>
      <w:r w:rsidRPr="00620DDB">
        <w:t>, and other services, enabling seamless end-to-end data workflows. It also explains how</w:t>
      </w:r>
      <w:r>
        <w:t xml:space="preserve"> </w:t>
      </w:r>
      <w:r w:rsidRPr="00620DDB">
        <w:t>Delta Lake enhances reliability and performance through ACID transactions and schema enforcement.</w:t>
      </w:r>
    </w:p>
    <w:p w14:paraId="680C12CB" w14:textId="1F5AE568" w:rsidR="00847176" w:rsidRDefault="00620DDB" w:rsidP="00E72CDE">
      <w:pPr>
        <w:pStyle w:val="NormalBPBHEB"/>
      </w:pPr>
      <w:r w:rsidRPr="00620DDB">
        <w:t xml:space="preserve">Readers will learn techniques for data cleansing, transformation, and enrichment using Spark SQL, PySpark, and user-defined functions. The chapter </w:t>
      </w:r>
      <w:r>
        <w:t>i</w:t>
      </w:r>
      <w:r w:rsidRPr="00620DDB">
        <w:t>ncludes practical scenarios that demonstrate how Databricks can be applied to real-world batch and streaming use cases. By the end, readers will gain confidence in leveraging Databricks for transforming raw data into valuable insights that drive business outcomes.</w:t>
      </w:r>
    </w:p>
    <w:p w14:paraId="4A18552C" w14:textId="77777777" w:rsidR="00317854" w:rsidRPr="00620DDB" w:rsidRDefault="00317854" w:rsidP="00F671E6">
      <w:pPr>
        <w:pStyle w:val="NormalBPBHEB"/>
        <w:rPr>
          <w:lang w:val="en-IN"/>
        </w:rPr>
      </w:pPr>
    </w:p>
    <w:p w14:paraId="35C290F2" w14:textId="6B50ECC1" w:rsidR="005A7F1B" w:rsidRPr="005A7F1B" w:rsidRDefault="002C3D0D" w:rsidP="00E33D07">
      <w:pPr>
        <w:pStyle w:val="Heading1BPBHEB"/>
      </w:pPr>
      <w:r>
        <w:t>Azure Databricks</w:t>
      </w:r>
      <w:r w:rsidR="00AD4BE2">
        <w:t xml:space="preserve"> overview</w:t>
      </w:r>
    </w:p>
    <w:p w14:paraId="279404AD" w14:textId="52BEF79A" w:rsidR="007A330D" w:rsidRPr="00146921" w:rsidRDefault="007A330D" w:rsidP="00146921">
      <w:pPr>
        <w:pStyle w:val="NormalBPBHEB"/>
      </w:pPr>
      <w:r w:rsidRPr="00146921">
        <w:t>Data engineering is the discipline that focuses on making raw data useful. In today's digital world, every action</w:t>
      </w:r>
      <w:r w:rsidR="006E2B9A" w:rsidRPr="00146921">
        <w:t xml:space="preserve">, </w:t>
      </w:r>
      <w:r w:rsidRPr="00146921">
        <w:t>whether a click on a website, a payment in an app, or a sensor detecting temperature</w:t>
      </w:r>
      <w:r w:rsidR="006E2B9A" w:rsidRPr="00146921">
        <w:t xml:space="preserve">, </w:t>
      </w:r>
      <w:r w:rsidRPr="00146921">
        <w:t xml:space="preserve">generates data. </w:t>
      </w:r>
      <w:r w:rsidR="00F93527" w:rsidRPr="00146921">
        <w:t>However,</w:t>
      </w:r>
      <w:r w:rsidRPr="00146921">
        <w:t xml:space="preserve"> this raw data is often messy, unstructured, and hard to understand. Data engineering helps collect this data, clean it, store it in organized systems, and prepare it for analysis.</w:t>
      </w:r>
    </w:p>
    <w:p w14:paraId="28410BB4" w14:textId="77777777" w:rsidR="002C3D0D" w:rsidRPr="00146921" w:rsidRDefault="002C3D0D" w:rsidP="00D97B0E">
      <w:pPr>
        <w:pStyle w:val="NormalBPBHEB"/>
      </w:pPr>
      <w:r w:rsidRPr="00146921">
        <w:lastRenderedPageBreak/>
        <w:t>Azure Databricks is a first-party, managed service jointly developed by Microsoft and Databricks. Think of it as a high-performance analytics platform that brings the best of Apache Spark, Delta Lake, and Azure-native integrations under one hood.</w:t>
      </w:r>
    </w:p>
    <w:p w14:paraId="626AD394" w14:textId="0CAC08C9" w:rsidR="002C3D0D" w:rsidRPr="00146921" w:rsidRDefault="002C3D0D" w:rsidP="00D97B0E">
      <w:pPr>
        <w:pStyle w:val="NormalBPBHEB"/>
      </w:pPr>
      <w:r w:rsidRPr="00146921">
        <w:t>Whether you</w:t>
      </w:r>
      <w:r w:rsidR="00DB58B8" w:rsidRPr="00146921">
        <w:t xml:space="preserve"> a</w:t>
      </w:r>
      <w:r w:rsidRPr="00146921">
        <w:t>re running complex ETL pipelines, building machine learning models, or performing ad-hoc analysis</w:t>
      </w:r>
      <w:r w:rsidR="00DB58B8" w:rsidRPr="00146921">
        <w:t xml:space="preserve">, </w:t>
      </w:r>
      <w:r w:rsidRPr="00146921">
        <w:t>Databricks provides a collaborative, scalable, and fully managed workspace for it all.</w:t>
      </w:r>
    </w:p>
    <w:p w14:paraId="3743B0C7" w14:textId="48A5CBF6" w:rsidR="002C3D0D" w:rsidRPr="00146921" w:rsidRDefault="002C3D0D" w:rsidP="00146921">
      <w:pPr>
        <w:pStyle w:val="NormalBPBHEB"/>
      </w:pPr>
      <w:r w:rsidRPr="00146921">
        <w:t xml:space="preserve">Key </w:t>
      </w:r>
      <w:r w:rsidR="00D97B0E">
        <w:t>h</w:t>
      </w:r>
      <w:r w:rsidRPr="00146921">
        <w:t>ighlights:</w:t>
      </w:r>
    </w:p>
    <w:p w14:paraId="3AE19E3B" w14:textId="5AC298B8" w:rsidR="002C3D0D" w:rsidRPr="00146921" w:rsidRDefault="002C3D0D">
      <w:pPr>
        <w:pStyle w:val="NormalBPBHEB"/>
        <w:numPr>
          <w:ilvl w:val="0"/>
          <w:numId w:val="12"/>
        </w:numPr>
      </w:pPr>
      <w:r w:rsidRPr="00146921">
        <w:rPr>
          <w:b/>
          <w:bCs/>
        </w:rPr>
        <w:t xml:space="preserve">Managed Spark, </w:t>
      </w:r>
      <w:r w:rsidR="00146921">
        <w:rPr>
          <w:b/>
          <w:bCs/>
        </w:rPr>
        <w:t>w</w:t>
      </w:r>
      <w:r w:rsidR="00146921" w:rsidRPr="00146921">
        <w:rPr>
          <w:b/>
          <w:bCs/>
        </w:rPr>
        <w:t xml:space="preserve">ithout </w:t>
      </w:r>
      <w:r w:rsidRPr="00146921">
        <w:rPr>
          <w:b/>
          <w:bCs/>
        </w:rPr>
        <w:t xml:space="preserve">the </w:t>
      </w:r>
      <w:r w:rsidR="00146921">
        <w:rPr>
          <w:b/>
          <w:bCs/>
        </w:rPr>
        <w:t>h</w:t>
      </w:r>
      <w:r w:rsidR="00146921" w:rsidRPr="00146921">
        <w:rPr>
          <w:b/>
          <w:bCs/>
        </w:rPr>
        <w:t>eadache</w:t>
      </w:r>
      <w:r w:rsidRPr="00146921">
        <w:rPr>
          <w:b/>
          <w:bCs/>
        </w:rPr>
        <w:t>:</w:t>
      </w:r>
      <w:r w:rsidRPr="00146921">
        <w:t xml:space="preserve"> Forget about setting up Spark clusters manually. Databricks handles provisioning, scaling, versioning, and patching behind the scenes.</w:t>
      </w:r>
    </w:p>
    <w:p w14:paraId="7C801266" w14:textId="77777777" w:rsidR="002C3D0D" w:rsidRPr="00146921" w:rsidRDefault="002C3D0D">
      <w:pPr>
        <w:pStyle w:val="NormalBPBHEB"/>
        <w:numPr>
          <w:ilvl w:val="0"/>
          <w:numId w:val="12"/>
        </w:numPr>
      </w:pPr>
      <w:r w:rsidRPr="00146921">
        <w:rPr>
          <w:b/>
          <w:bCs/>
        </w:rPr>
        <w:t>Built on Delta Lake:</w:t>
      </w:r>
      <w:r w:rsidRPr="00146921">
        <w:t xml:space="preserve"> Out of the box, you get ACID transactions, schema enforcement, time travel, and blazing-fast reads and writes via Delta Lake.</w:t>
      </w:r>
    </w:p>
    <w:p w14:paraId="584ED282" w14:textId="3C2F3CD7" w:rsidR="002C3D0D" w:rsidRPr="00146921" w:rsidRDefault="002C3D0D">
      <w:pPr>
        <w:pStyle w:val="NormalBPBHEB"/>
        <w:numPr>
          <w:ilvl w:val="0"/>
          <w:numId w:val="12"/>
        </w:numPr>
      </w:pPr>
      <w:r w:rsidRPr="00146921">
        <w:rPr>
          <w:b/>
          <w:bCs/>
        </w:rPr>
        <w:t xml:space="preserve">Collaborative </w:t>
      </w:r>
      <w:r w:rsidR="00FF6F8E">
        <w:rPr>
          <w:b/>
          <w:bCs/>
        </w:rPr>
        <w:t>Notebook</w:t>
      </w:r>
      <w:r w:rsidR="00146921" w:rsidRPr="00146921">
        <w:rPr>
          <w:b/>
          <w:bCs/>
        </w:rPr>
        <w:t>s</w:t>
      </w:r>
      <w:r w:rsidRPr="00146921">
        <w:rPr>
          <w:b/>
          <w:bCs/>
        </w:rPr>
        <w:t>:</w:t>
      </w:r>
      <w:r w:rsidRPr="00146921">
        <w:t xml:space="preserve"> Data engineers, analysts, and scientists can work together in real time using </w:t>
      </w:r>
      <w:r w:rsidR="00FF6F8E">
        <w:t>Notebook</w:t>
      </w:r>
      <w:r w:rsidRPr="00146921">
        <w:t>s that support Python, SQL, Scala, and R.</w:t>
      </w:r>
    </w:p>
    <w:p w14:paraId="62EE9E04" w14:textId="79B82BC2" w:rsidR="002C3D0D" w:rsidRPr="00146921" w:rsidRDefault="002C3D0D">
      <w:pPr>
        <w:pStyle w:val="NormalBPBHEB"/>
        <w:numPr>
          <w:ilvl w:val="0"/>
          <w:numId w:val="12"/>
        </w:numPr>
      </w:pPr>
      <w:r w:rsidRPr="008F540C">
        <w:rPr>
          <w:b/>
          <w:bCs/>
        </w:rPr>
        <w:t xml:space="preserve">Secure and </w:t>
      </w:r>
      <w:r w:rsidR="008F540C" w:rsidRPr="00D8398B">
        <w:rPr>
          <w:b/>
          <w:bCs/>
        </w:rPr>
        <w:t>c</w:t>
      </w:r>
      <w:r w:rsidR="008F540C" w:rsidRPr="008F540C">
        <w:rPr>
          <w:b/>
          <w:bCs/>
        </w:rPr>
        <w:t>ompliant</w:t>
      </w:r>
      <w:r w:rsidRPr="008F540C">
        <w:rPr>
          <w:b/>
          <w:bCs/>
        </w:rPr>
        <w:t>:</w:t>
      </w:r>
      <w:r w:rsidRPr="00146921">
        <w:t xml:space="preserve"> Azure Databricks supports VNet injection,</w:t>
      </w:r>
      <w:r w:rsidRPr="00D8398B">
        <w:rPr>
          <w:b/>
          <w:bCs/>
        </w:rPr>
        <w:t xml:space="preserve"> </w:t>
      </w:r>
      <w:r w:rsidR="00146921" w:rsidRPr="00146921">
        <w:rPr>
          <w:b/>
          <w:bCs/>
        </w:rPr>
        <w:t xml:space="preserve">Role-Based Access Control </w:t>
      </w:r>
      <w:r w:rsidR="00146921">
        <w:t>(</w:t>
      </w:r>
      <w:r w:rsidRPr="00D8398B">
        <w:rPr>
          <w:b/>
          <w:bCs/>
        </w:rPr>
        <w:t>RBAC</w:t>
      </w:r>
      <w:r w:rsidR="00146921" w:rsidRPr="00D8398B">
        <w:t>)</w:t>
      </w:r>
      <w:r w:rsidRPr="00146921">
        <w:t xml:space="preserve">, </w:t>
      </w:r>
      <w:r w:rsidR="00267D99" w:rsidRPr="00146921">
        <w:t>and private link,</w:t>
      </w:r>
      <w:r w:rsidRPr="00146921">
        <w:t xml:space="preserve"> and is compliant with standards like HIPAA, SOC2, and GDPR.</w:t>
      </w:r>
    </w:p>
    <w:p w14:paraId="16063AFA" w14:textId="7E7AAADE" w:rsidR="00DB58B8" w:rsidRDefault="002C3D0D">
      <w:pPr>
        <w:pStyle w:val="NormalBPBHEB"/>
        <w:numPr>
          <w:ilvl w:val="0"/>
          <w:numId w:val="12"/>
        </w:numPr>
      </w:pPr>
      <w:r w:rsidRPr="008F540C">
        <w:rPr>
          <w:b/>
          <w:bCs/>
        </w:rPr>
        <w:t xml:space="preserve">Integrated with the Azure </w:t>
      </w:r>
      <w:r w:rsidR="008F540C" w:rsidRPr="00D8398B">
        <w:rPr>
          <w:b/>
          <w:bCs/>
        </w:rPr>
        <w:t>e</w:t>
      </w:r>
      <w:r w:rsidR="008F540C" w:rsidRPr="008F540C">
        <w:rPr>
          <w:b/>
          <w:bCs/>
        </w:rPr>
        <w:t>cosystem</w:t>
      </w:r>
      <w:r w:rsidRPr="008F540C">
        <w:rPr>
          <w:b/>
          <w:bCs/>
        </w:rPr>
        <w:t>:</w:t>
      </w:r>
      <w:r w:rsidRPr="00146921">
        <w:t xml:space="preserve"> Easily connect to </w:t>
      </w:r>
      <w:r w:rsidR="00256E25" w:rsidRPr="00146921">
        <w:t>ADLS</w:t>
      </w:r>
      <w:r w:rsidRPr="00146921">
        <w:t>, Azure Synapse, Power BI, Azure Key Vault, Azure Event Hubs, and more.</w:t>
      </w:r>
    </w:p>
    <w:p w14:paraId="3B6BD314" w14:textId="77777777" w:rsidR="008F540C" w:rsidRPr="00146921" w:rsidRDefault="008F540C" w:rsidP="00D8398B">
      <w:pPr>
        <w:pStyle w:val="NormalBPBHEB"/>
      </w:pPr>
    </w:p>
    <w:p w14:paraId="297433C1" w14:textId="4FCA3DC0" w:rsidR="002C3D0D" w:rsidRPr="00DB58B8" w:rsidRDefault="002C3D0D" w:rsidP="00264FF0">
      <w:pPr>
        <w:pStyle w:val="Heading2BPBHEB"/>
      </w:pPr>
      <w:r w:rsidRPr="00DB58B8">
        <w:t>First-</w:t>
      </w:r>
      <w:r w:rsidR="008F540C" w:rsidRPr="00DB58B8">
        <w:t>party managed serv</w:t>
      </w:r>
      <w:r w:rsidRPr="00DB58B8">
        <w:t>ice</w:t>
      </w:r>
      <w:r w:rsidR="00264FF0">
        <w:t xml:space="preserve"> model</w:t>
      </w:r>
    </w:p>
    <w:p w14:paraId="69F23C2B" w14:textId="77777777" w:rsidR="002C3D0D" w:rsidRPr="002C3D0D" w:rsidRDefault="002C3D0D" w:rsidP="002C3D0D">
      <w:pPr>
        <w:pStyle w:val="NormalBPBHEB"/>
      </w:pPr>
      <w:r w:rsidRPr="002C3D0D">
        <w:t>You may come across other Databricks offerings on AWS and GCP, but Azure Databricks is a first-party service. That means:</w:t>
      </w:r>
    </w:p>
    <w:p w14:paraId="0CFB1B49" w14:textId="6CE2EF9E" w:rsidR="002C3D0D" w:rsidRPr="002C3D0D" w:rsidRDefault="00FC3B1D">
      <w:pPr>
        <w:pStyle w:val="NormalBPBHEB"/>
        <w:numPr>
          <w:ilvl w:val="0"/>
          <w:numId w:val="2"/>
        </w:numPr>
      </w:pPr>
      <w:r w:rsidRPr="002C3D0D">
        <w:t>It</w:t>
      </w:r>
      <w:r>
        <w:t xml:space="preserve"> i</w:t>
      </w:r>
      <w:r w:rsidRPr="002C3D0D">
        <w:t xml:space="preserve">s </w:t>
      </w:r>
      <w:r w:rsidR="002C3D0D" w:rsidRPr="002C3D0D">
        <w:t>deeply integrated into the Azure Portal</w:t>
      </w:r>
      <w:r w:rsidR="00DB58B8">
        <w:t xml:space="preserve">; </w:t>
      </w:r>
      <w:r w:rsidR="002C3D0D" w:rsidRPr="002C3D0D">
        <w:t>you manage it like any other Azure resource.</w:t>
      </w:r>
    </w:p>
    <w:p w14:paraId="185274F2" w14:textId="0AEF50B5" w:rsidR="002C3D0D" w:rsidRPr="002C3D0D" w:rsidRDefault="002C3D0D">
      <w:pPr>
        <w:pStyle w:val="NormalBPBHEB"/>
        <w:numPr>
          <w:ilvl w:val="0"/>
          <w:numId w:val="2"/>
        </w:numPr>
      </w:pPr>
      <w:r w:rsidRPr="002C3D0D">
        <w:t xml:space="preserve">Billing, identity, RBAC, </w:t>
      </w:r>
      <w:r w:rsidR="008F540C">
        <w:t xml:space="preserve">and </w:t>
      </w:r>
      <w:r w:rsidRPr="002C3D0D">
        <w:t>policies</w:t>
      </w:r>
      <w:r w:rsidR="00DB58B8">
        <w:t xml:space="preserve"> </w:t>
      </w:r>
      <w:r w:rsidR="008F540C">
        <w:t xml:space="preserve">are </w:t>
      </w:r>
      <w:r w:rsidRPr="002C3D0D">
        <w:t>all tied directly to your Azure subscription.</w:t>
      </w:r>
    </w:p>
    <w:p w14:paraId="2E5D2EF3" w14:textId="456EF0A0" w:rsidR="002C3D0D" w:rsidRPr="002C3D0D" w:rsidRDefault="002C3D0D">
      <w:pPr>
        <w:pStyle w:val="NormalBPBHEB"/>
        <w:numPr>
          <w:ilvl w:val="0"/>
          <w:numId w:val="2"/>
        </w:numPr>
      </w:pPr>
      <w:r w:rsidRPr="002C3D0D">
        <w:t xml:space="preserve">It qualifies for Azure enterprise agreements and </w:t>
      </w:r>
      <w:r w:rsidR="00264FF0">
        <w:t xml:space="preserve">Service Level </w:t>
      </w:r>
      <w:r w:rsidR="00554B76">
        <w:t>Agreements,</w:t>
      </w:r>
      <w:r w:rsidR="00DB58B8">
        <w:t xml:space="preserve"> </w:t>
      </w:r>
      <w:r w:rsidRPr="002C3D0D">
        <w:t>making it enterprise-ready from Day 1.</w:t>
      </w:r>
    </w:p>
    <w:p w14:paraId="674833BB" w14:textId="206AE89D" w:rsidR="00847176" w:rsidRDefault="002C3D0D" w:rsidP="00F671E6">
      <w:pPr>
        <w:pStyle w:val="NormalBPBHEB"/>
      </w:pPr>
      <w:r w:rsidRPr="002C3D0D">
        <w:t>In short, Azure Databricks feels like a native Azure service, but with the power of the world’s leading analytics engine under the hood.</w:t>
      </w:r>
    </w:p>
    <w:p w14:paraId="2CBBC4B3" w14:textId="77777777" w:rsidR="008F540C" w:rsidRPr="00F671E6" w:rsidRDefault="008F540C" w:rsidP="00F671E6">
      <w:pPr>
        <w:pStyle w:val="NormalBPBHEB"/>
      </w:pPr>
    </w:p>
    <w:p w14:paraId="3DDC7E8C" w14:textId="39E5C2B5" w:rsidR="00E2118B" w:rsidRPr="003520BD" w:rsidRDefault="004D1353" w:rsidP="0065668D">
      <w:pPr>
        <w:pStyle w:val="Heading2BPBHEB"/>
      </w:pPr>
      <w:r w:rsidRPr="00506F0A">
        <w:t xml:space="preserve">Azure Databricks </w:t>
      </w:r>
      <w:del w:id="3" w:author="Aditi Singha" w:date="2026-05-25T15:45:00Z" w16du:dateUtc="2026-05-25T10:15:00Z">
        <w:r w:rsidRPr="00506F0A" w:rsidDel="00C375B5">
          <w:delText>is a</w:delText>
        </w:r>
      </w:del>
      <w:ins w:id="4" w:author="Aditi Singha" w:date="2026-05-25T15:45:00Z" w16du:dateUtc="2026-05-25T10:15:00Z">
        <w:r w:rsidR="00C375B5">
          <w:t>as</w:t>
        </w:r>
      </w:ins>
      <w:r w:rsidRPr="00506F0A">
        <w:t xml:space="preserve"> </w:t>
      </w:r>
      <w:r w:rsidR="00D446EA" w:rsidRPr="00506F0A">
        <w:t>game-changer for data engine</w:t>
      </w:r>
      <w:r w:rsidRPr="00506F0A">
        <w:t>ering</w:t>
      </w:r>
    </w:p>
    <w:p w14:paraId="11FC6245" w14:textId="32597C6D" w:rsidR="00BF7E3B" w:rsidRDefault="007A330D" w:rsidP="00B218D3">
      <w:pPr>
        <w:pStyle w:val="NormalBPBHEB"/>
      </w:pPr>
      <w:r w:rsidRPr="00F671E6">
        <w:lastRenderedPageBreak/>
        <w:t>Think of data engineering as building the roads and bridges in a city. These roads help people and goods move from one place to another smoothly. Similarly, data engineers build systems that move data from where it is generated to where it can be used for decision-making. Without these systems, data would be stuck in silos, hard to reach, and nearly impossible to use in a meaningful way.</w:t>
      </w:r>
    </w:p>
    <w:p w14:paraId="7498D8BA" w14:textId="77CEBBC2" w:rsidR="00BF7E3B" w:rsidRPr="00506F0A" w:rsidRDefault="00B365E3" w:rsidP="00B218D3">
      <w:pPr>
        <w:pStyle w:val="NormalBPBHEB"/>
      </w:pPr>
      <w:r w:rsidRPr="00506F0A">
        <w:t>If you</w:t>
      </w:r>
      <w:r w:rsidR="00DB58B8">
        <w:t xml:space="preserve"> ha</w:t>
      </w:r>
      <w:r w:rsidRPr="00506F0A">
        <w:t>ve ever worked with fragmented data platforms</w:t>
      </w:r>
      <w:r w:rsidR="00DB58B8">
        <w:t xml:space="preserve">, </w:t>
      </w:r>
      <w:r w:rsidRPr="00506F0A">
        <w:t>one tool for ingestion, another for transformation, a third for machine learning, and yet another for visualization</w:t>
      </w:r>
      <w:r w:rsidR="00D446EA">
        <w:t xml:space="preserve">, </w:t>
      </w:r>
      <w:r w:rsidRPr="00506F0A">
        <w:t>you know how quickly things can spiral into complexity. Integrations become fragile, data quality degrades, and projects stall under operational overhead.</w:t>
      </w:r>
    </w:p>
    <w:p w14:paraId="1BF41F15" w14:textId="5105EC19" w:rsidR="00D446EA" w:rsidRPr="000723F9" w:rsidRDefault="00B365E3" w:rsidP="00C375B5">
      <w:pPr>
        <w:pStyle w:val="NormalBPBHEB"/>
      </w:pPr>
      <w:r w:rsidRPr="00506F0A">
        <w:t xml:space="preserve">Azure Databricks changes that narrative. It brings together the power of </w:t>
      </w:r>
      <w:r w:rsidRPr="00B365E3">
        <w:t>Apache Spark</w:t>
      </w:r>
      <w:r w:rsidRPr="00506F0A">
        <w:t xml:space="preserve">, the reliability of </w:t>
      </w:r>
      <w:r w:rsidRPr="00B365E3">
        <w:t>Delta Lake</w:t>
      </w:r>
      <w:r w:rsidRPr="00506F0A">
        <w:t xml:space="preserve">, and the enterprise-grade security and scalability of </w:t>
      </w:r>
      <w:r w:rsidRPr="00B365E3">
        <w:t>Azure</w:t>
      </w:r>
      <w:r w:rsidRPr="00506F0A">
        <w:t xml:space="preserve"> into a single, unified analytics platform. This is</w:t>
      </w:r>
      <w:r w:rsidR="00C63A00">
        <w:t xml:space="preserve"> </w:t>
      </w:r>
      <w:r w:rsidRPr="00506F0A">
        <w:t>n</w:t>
      </w:r>
      <w:r w:rsidR="00C63A00">
        <w:t>o</w:t>
      </w:r>
      <w:r w:rsidRPr="00506F0A">
        <w:t>t just a managed Spark service</w:t>
      </w:r>
      <w:r w:rsidR="00D446EA">
        <w:t xml:space="preserve">; </w:t>
      </w:r>
      <w:r w:rsidRPr="00506F0A">
        <w:t>it</w:t>
      </w:r>
      <w:r w:rsidR="00C63A00">
        <w:t xml:space="preserve"> is</w:t>
      </w:r>
      <w:r w:rsidRPr="00506F0A">
        <w:t xml:space="preserve"> a modern data platform built for agility, performance, and collaboration.</w:t>
      </w:r>
    </w:p>
    <w:p w14:paraId="7F44AFF0" w14:textId="6E97F9B1" w:rsidR="00B365E3" w:rsidRPr="00B365E3" w:rsidRDefault="00B365E3" w:rsidP="00264FF0">
      <w:pPr>
        <w:pStyle w:val="Heading2BPBHEB"/>
      </w:pPr>
      <w:r w:rsidRPr="00B365E3">
        <w:t xml:space="preserve">Azure Databricks </w:t>
      </w:r>
      <w:r w:rsidR="00D446EA" w:rsidRPr="00B365E3">
        <w:t>reference arc</w:t>
      </w:r>
      <w:r w:rsidRPr="00B365E3">
        <w:t>hitecture</w:t>
      </w:r>
    </w:p>
    <w:p w14:paraId="044A3AED" w14:textId="6B3F6734" w:rsidR="00847176" w:rsidRDefault="00B365E3" w:rsidP="00410863">
      <w:pPr>
        <w:pStyle w:val="NormalBPBHEB"/>
      </w:pPr>
      <w:r w:rsidRPr="00506F0A">
        <w:t>To appreciate the full capabilities of Azure Databricks, the following diagram illustrates its role across the modern data ecosystem. It captures how ingestion, processing, analytics, governance, and AI seamlessly flow within a single platform.</w:t>
      </w:r>
    </w:p>
    <w:p w14:paraId="2AC063E4" w14:textId="31C4ED22" w:rsidR="00B46AE1" w:rsidRDefault="00B46AE1" w:rsidP="00B218D3">
      <w:pPr>
        <w:pStyle w:val="FigureBPBHEB"/>
      </w:pPr>
      <w:r w:rsidRPr="00B5150F">
        <w:rPr>
          <w:noProof/>
        </w:rPr>
        <w:drawing>
          <wp:inline distT="0" distB="0" distL="0" distR="0" wp14:anchorId="6AC9F9E1" wp14:editId="56FDF1F1">
            <wp:extent cx="5722619" cy="3337560"/>
            <wp:effectExtent l="19050" t="19050" r="12065" b="15240"/>
            <wp:docPr id="447873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9226" cy="3341413"/>
                    </a:xfrm>
                    <a:prstGeom prst="rect">
                      <a:avLst/>
                    </a:prstGeom>
                    <a:noFill/>
                    <a:ln w="3175" cmpd="sng">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580884AF" w14:textId="3A8C702B" w:rsidR="00B46AE1" w:rsidRDefault="00B46AE1" w:rsidP="00B46AE1">
      <w:pPr>
        <w:pStyle w:val="FigureCaptionBPBHEB"/>
      </w:pPr>
      <w:r w:rsidRPr="00B46AE1">
        <w:rPr>
          <w:b/>
          <w:bCs w:val="0"/>
        </w:rPr>
        <w:t>Figure 4.1</w:t>
      </w:r>
      <w:r w:rsidRPr="00C375B5">
        <w:rPr>
          <w:rPrChange w:id="5" w:author="Aditi Singha" w:date="2026-05-25T15:46:00Z" w16du:dateUtc="2026-05-25T10:16:00Z">
            <w:rPr>
              <w:b/>
              <w:bCs w:val="0"/>
            </w:rPr>
          </w:rPrChange>
        </w:rPr>
        <w:t xml:space="preserve">: </w:t>
      </w:r>
      <w:r w:rsidRPr="00B46AE1">
        <w:t>Azure Databricks reference architecture (Source: Microsoft/Databricks)</w:t>
      </w:r>
    </w:p>
    <w:p w14:paraId="3CB64026" w14:textId="77777777" w:rsidR="00410863" w:rsidRPr="00B46AE1" w:rsidRDefault="00410863" w:rsidP="00410863">
      <w:pPr>
        <w:pStyle w:val="NormalBPBHEB"/>
      </w:pPr>
    </w:p>
    <w:p w14:paraId="3BFACFB0" w14:textId="249A604B" w:rsidR="002B2610" w:rsidRDefault="002B2610" w:rsidP="00DB03AF">
      <w:pPr>
        <w:pStyle w:val="NormalBPBHEB"/>
      </w:pPr>
      <w:r w:rsidRPr="00DB03AF">
        <w:t>This architecture reinforces the Lakehouse vision</w:t>
      </w:r>
      <w:r w:rsidR="00C63A00" w:rsidRPr="00DB03AF">
        <w:t xml:space="preserve">, </w:t>
      </w:r>
      <w:r w:rsidRPr="00DB03AF">
        <w:t>bringing together the scale of a data lake, the reliability of a data warehouse, and the flexibility of modern AI into a single, governed platform.</w:t>
      </w:r>
    </w:p>
    <w:p w14:paraId="43627E04" w14:textId="77777777" w:rsidR="00DB03AF" w:rsidRPr="00DB03AF" w:rsidRDefault="00DB03AF" w:rsidP="00DB03AF">
      <w:pPr>
        <w:pStyle w:val="NormalBPBHEB"/>
      </w:pPr>
    </w:p>
    <w:p w14:paraId="1FFE7446" w14:textId="011B28AA" w:rsidR="002B2610" w:rsidRPr="00BF7E3B" w:rsidRDefault="00D47BC6" w:rsidP="002C560D">
      <w:pPr>
        <w:pStyle w:val="Heading2BPBHEB"/>
      </w:pPr>
      <w:r w:rsidRPr="00BF7E3B">
        <w:t>Built for the entire data lifecycle</w:t>
      </w:r>
    </w:p>
    <w:p w14:paraId="7FBF5307" w14:textId="49B8F6F0" w:rsidR="002B2610" w:rsidRPr="00506F0A" w:rsidRDefault="002B2610" w:rsidP="00BF7E3B">
      <w:pPr>
        <w:pStyle w:val="NormalBPBHEB"/>
      </w:pPr>
      <w:r w:rsidRPr="00506F0A">
        <w:t>Azure Databricks supports every phase of the data lifecycle</w:t>
      </w:r>
      <w:r w:rsidR="00C63A00">
        <w:t xml:space="preserve">, </w:t>
      </w:r>
      <w:r w:rsidRPr="00506F0A">
        <w:t>from raw ingestion to interactive dashboards and machine learning model serving. Here</w:t>
      </w:r>
      <w:r w:rsidR="00C63A00">
        <w:t xml:space="preserve"> i</w:t>
      </w:r>
      <w:r w:rsidRPr="00506F0A">
        <w:t>s how:</w:t>
      </w:r>
    </w:p>
    <w:p w14:paraId="69E13D2F" w14:textId="4C55FB90" w:rsidR="002B2610" w:rsidRPr="00506F0A" w:rsidRDefault="002B2610">
      <w:pPr>
        <w:pStyle w:val="NormalBPBHEB"/>
        <w:numPr>
          <w:ilvl w:val="0"/>
          <w:numId w:val="4"/>
        </w:numPr>
      </w:pPr>
      <w:r w:rsidRPr="008A3EB4">
        <w:rPr>
          <w:b/>
          <w:bCs/>
        </w:rPr>
        <w:t xml:space="preserve">Data </w:t>
      </w:r>
      <w:r w:rsidR="00D0212B">
        <w:rPr>
          <w:b/>
          <w:bCs/>
        </w:rPr>
        <w:t>i</w:t>
      </w:r>
      <w:r w:rsidR="00D0212B" w:rsidRPr="008A3EB4">
        <w:rPr>
          <w:b/>
          <w:bCs/>
        </w:rPr>
        <w:t>ngestion</w:t>
      </w:r>
      <w:r w:rsidRPr="00410863">
        <w:t>: E</w:t>
      </w:r>
      <w:r w:rsidRPr="00506F0A">
        <w:t>asily bring in structured, semi-structured, or unstructured data from virtually any source. Features like Auto Loader allow near-real-time ingestion with schema evolution, ideal for streaming and large-scale data lakes.</w:t>
      </w:r>
    </w:p>
    <w:p w14:paraId="00F527D8" w14:textId="3FFB4FB6" w:rsidR="002B2610" w:rsidRPr="00506F0A" w:rsidRDefault="002B2610">
      <w:pPr>
        <w:pStyle w:val="NormalBPBHEB"/>
        <w:numPr>
          <w:ilvl w:val="0"/>
          <w:numId w:val="4"/>
        </w:numPr>
      </w:pPr>
      <w:r w:rsidRPr="008A3EB4">
        <w:rPr>
          <w:b/>
          <w:bCs/>
        </w:rPr>
        <w:t xml:space="preserve">Scalable </w:t>
      </w:r>
      <w:r w:rsidR="00D0212B">
        <w:rPr>
          <w:b/>
          <w:bCs/>
        </w:rPr>
        <w:t>t</w:t>
      </w:r>
      <w:r w:rsidR="00D0212B" w:rsidRPr="008A3EB4">
        <w:rPr>
          <w:b/>
          <w:bCs/>
        </w:rPr>
        <w:t>ransformation</w:t>
      </w:r>
      <w:r w:rsidRPr="00410863">
        <w:t xml:space="preserve">: </w:t>
      </w:r>
      <w:r w:rsidRPr="00506F0A">
        <w:t xml:space="preserve">Powered by Apache Spark and enhanced by the high-performance Photon engine, Databricks can process massive datasets with impressive speed. Whether </w:t>
      </w:r>
      <w:r w:rsidR="00FC3B1D" w:rsidRPr="00506F0A">
        <w:t>you</w:t>
      </w:r>
      <w:r w:rsidR="00FC3B1D">
        <w:t xml:space="preserve"> a</w:t>
      </w:r>
      <w:r w:rsidR="00FC3B1D" w:rsidRPr="00506F0A">
        <w:t xml:space="preserve">re </w:t>
      </w:r>
      <w:r w:rsidRPr="00506F0A">
        <w:t>writing SQL, Python, or Scala, transformations are highly optimized for parallelism.</w:t>
      </w:r>
    </w:p>
    <w:p w14:paraId="58062EEF" w14:textId="33A530AF" w:rsidR="002B2610" w:rsidRPr="00506F0A" w:rsidRDefault="002B2610">
      <w:pPr>
        <w:pStyle w:val="NormalBPBHEB"/>
        <w:numPr>
          <w:ilvl w:val="0"/>
          <w:numId w:val="4"/>
        </w:numPr>
      </w:pPr>
      <w:r w:rsidRPr="008A3EB4">
        <w:rPr>
          <w:b/>
          <w:bCs/>
        </w:rPr>
        <w:t xml:space="preserve">Reliable </w:t>
      </w:r>
      <w:r w:rsidR="00D0212B">
        <w:rPr>
          <w:b/>
          <w:bCs/>
        </w:rPr>
        <w:t>s</w:t>
      </w:r>
      <w:r w:rsidR="00D0212B" w:rsidRPr="008A3EB4">
        <w:rPr>
          <w:b/>
          <w:bCs/>
        </w:rPr>
        <w:t xml:space="preserve">torage </w:t>
      </w:r>
      <w:r w:rsidRPr="008A3EB4">
        <w:rPr>
          <w:b/>
          <w:bCs/>
        </w:rPr>
        <w:t>with Delta Lake</w:t>
      </w:r>
      <w:r w:rsidRPr="00410863">
        <w:t>:</w:t>
      </w:r>
      <w:r w:rsidRPr="00506F0A">
        <w:t xml:space="preserve"> Delta Lake adds transactional guarantees, schema enforcement, and time travel to your data lakes. You can safely update, merge, or delete data without compromising reliability or performance.</w:t>
      </w:r>
    </w:p>
    <w:p w14:paraId="004359C6" w14:textId="4FC0FD69" w:rsidR="002B2610" w:rsidRPr="00506F0A" w:rsidRDefault="002B2610">
      <w:pPr>
        <w:pStyle w:val="NormalBPBHEB"/>
        <w:numPr>
          <w:ilvl w:val="0"/>
          <w:numId w:val="4"/>
        </w:numPr>
      </w:pPr>
      <w:r w:rsidRPr="008A3EB4">
        <w:rPr>
          <w:b/>
          <w:bCs/>
        </w:rPr>
        <w:t xml:space="preserve">Analytics and </w:t>
      </w:r>
      <w:r w:rsidR="00D0212B">
        <w:rPr>
          <w:b/>
          <w:bCs/>
        </w:rPr>
        <w:t>v</w:t>
      </w:r>
      <w:r w:rsidR="00D0212B" w:rsidRPr="008A3EB4">
        <w:rPr>
          <w:b/>
          <w:bCs/>
        </w:rPr>
        <w:t>isualization</w:t>
      </w:r>
      <w:r w:rsidRPr="00410863">
        <w:t>:</w:t>
      </w:r>
      <w:r w:rsidRPr="00506F0A">
        <w:t xml:space="preserve"> Analysts can query data using Databricks SQL or connect directly to Power BI for real-time dashboarding. Tables promoted to the gold layer become accessible for business users without needing duplication or extra tooling.</w:t>
      </w:r>
    </w:p>
    <w:p w14:paraId="32D7C2CB" w14:textId="108A7035" w:rsidR="002B2610" w:rsidRPr="00506F0A" w:rsidRDefault="002B2610">
      <w:pPr>
        <w:pStyle w:val="NormalBPBHEB"/>
        <w:numPr>
          <w:ilvl w:val="0"/>
          <w:numId w:val="4"/>
        </w:numPr>
      </w:pPr>
      <w:r w:rsidRPr="008A3EB4">
        <w:rPr>
          <w:b/>
          <w:bCs/>
        </w:rPr>
        <w:t xml:space="preserve">Security and </w:t>
      </w:r>
      <w:r w:rsidR="00D0212B">
        <w:rPr>
          <w:b/>
          <w:bCs/>
        </w:rPr>
        <w:t>g</w:t>
      </w:r>
      <w:r w:rsidR="00D0212B" w:rsidRPr="008A3EB4">
        <w:rPr>
          <w:b/>
          <w:bCs/>
        </w:rPr>
        <w:t>overnance</w:t>
      </w:r>
      <w:r w:rsidRPr="00410863">
        <w:t xml:space="preserve">: </w:t>
      </w:r>
      <w:r w:rsidRPr="00506F0A">
        <w:t>With Unity Catalog, you gain centralized control over data access, lineage tracking, and metadata management across all workspaces. Integration with Entra ID and Purview ensures that enterprise security and compliance standards are upheld.</w:t>
      </w:r>
    </w:p>
    <w:p w14:paraId="1A58B2A0" w14:textId="4C120BFB" w:rsidR="002B2610" w:rsidRDefault="002B2610">
      <w:pPr>
        <w:pStyle w:val="NormalBPBHEB"/>
        <w:numPr>
          <w:ilvl w:val="0"/>
          <w:numId w:val="4"/>
        </w:numPr>
      </w:pPr>
      <w:r w:rsidRPr="008A3EB4">
        <w:rPr>
          <w:b/>
          <w:bCs/>
        </w:rPr>
        <w:t>Machine Learning and AI</w:t>
      </w:r>
      <w:r w:rsidRPr="00410863">
        <w:t xml:space="preserve">: </w:t>
      </w:r>
      <w:r w:rsidRPr="00506F0A">
        <w:t>Whether you</w:t>
      </w:r>
      <w:r w:rsidR="004C64EE">
        <w:t xml:space="preserve"> a</w:t>
      </w:r>
      <w:r w:rsidRPr="00506F0A">
        <w:t xml:space="preserve">re training traditional </w:t>
      </w:r>
      <w:r w:rsidR="002C560D" w:rsidRPr="00410863">
        <w:rPr>
          <w:b/>
          <w:bCs/>
        </w:rPr>
        <w:t>Machine Learning</w:t>
      </w:r>
      <w:r w:rsidR="002C560D">
        <w:t xml:space="preserve"> (</w:t>
      </w:r>
      <w:r w:rsidR="002C560D" w:rsidRPr="00410863">
        <w:rPr>
          <w:b/>
          <w:bCs/>
        </w:rPr>
        <w:t>ML</w:t>
      </w:r>
      <w:r w:rsidR="002C560D">
        <w:t xml:space="preserve">) </w:t>
      </w:r>
      <w:r w:rsidRPr="00506F0A">
        <w:t>models or experimenting with generative AI, Databricks provides an end-to-end environment for feature engineering, model development, tracking, and deployment.</w:t>
      </w:r>
    </w:p>
    <w:p w14:paraId="20047AB4" w14:textId="77777777" w:rsidR="00D47BC6" w:rsidRPr="00506F0A" w:rsidRDefault="00D47BC6" w:rsidP="008068AC">
      <w:pPr>
        <w:pStyle w:val="NormalBPBHEB"/>
      </w:pPr>
    </w:p>
    <w:p w14:paraId="57C973EC" w14:textId="6335BBA1" w:rsidR="002B2610" w:rsidRPr="00BF7E3B" w:rsidRDefault="00D0212B" w:rsidP="008068AC">
      <w:pPr>
        <w:pStyle w:val="Heading2BPBHEB"/>
      </w:pPr>
      <w:r w:rsidRPr="00BF7E3B">
        <w:t>Designed for the modern data team</w:t>
      </w:r>
    </w:p>
    <w:p w14:paraId="66710FBB" w14:textId="77777777" w:rsidR="002B2610" w:rsidRPr="00506F0A" w:rsidRDefault="002B2610" w:rsidP="00410863">
      <w:pPr>
        <w:pStyle w:val="NormalBPBHEB"/>
      </w:pPr>
      <w:r w:rsidRPr="00506F0A">
        <w:t>What makes Azure Databricks truly unique is its ability to support diverse personas on a single platform:</w:t>
      </w:r>
    </w:p>
    <w:p w14:paraId="1A756176" w14:textId="77777777" w:rsidR="002B2610" w:rsidRPr="00506F0A" w:rsidRDefault="002B2610">
      <w:pPr>
        <w:pStyle w:val="NormalBPBHEB"/>
        <w:numPr>
          <w:ilvl w:val="0"/>
          <w:numId w:val="3"/>
        </w:numPr>
      </w:pPr>
      <w:r w:rsidRPr="00506F0A">
        <w:t>Data engineers automate pipelines and optimize dataflows.</w:t>
      </w:r>
    </w:p>
    <w:p w14:paraId="2428AE41" w14:textId="77777777" w:rsidR="002B2610" w:rsidRPr="00506F0A" w:rsidRDefault="002B2610">
      <w:pPr>
        <w:pStyle w:val="NormalBPBHEB"/>
        <w:numPr>
          <w:ilvl w:val="0"/>
          <w:numId w:val="3"/>
        </w:numPr>
      </w:pPr>
      <w:r w:rsidRPr="00506F0A">
        <w:t>Data scientists experiment with models and train at scale.</w:t>
      </w:r>
    </w:p>
    <w:p w14:paraId="47B1CAE8" w14:textId="77777777" w:rsidR="002B2610" w:rsidRPr="00506F0A" w:rsidRDefault="002B2610">
      <w:pPr>
        <w:pStyle w:val="NormalBPBHEB"/>
        <w:numPr>
          <w:ilvl w:val="0"/>
          <w:numId w:val="3"/>
        </w:numPr>
      </w:pPr>
      <w:r w:rsidRPr="00506F0A">
        <w:t>Data analysts query and visualize insights using SQL.</w:t>
      </w:r>
    </w:p>
    <w:p w14:paraId="0AC1F137" w14:textId="77777777" w:rsidR="002B2610" w:rsidRPr="00506F0A" w:rsidRDefault="002B2610">
      <w:pPr>
        <w:pStyle w:val="NormalBPBHEB"/>
        <w:numPr>
          <w:ilvl w:val="0"/>
          <w:numId w:val="3"/>
        </w:numPr>
      </w:pPr>
      <w:r w:rsidRPr="00506F0A">
        <w:t>Architects enforce governance and cost controls using enterprise tools.</w:t>
      </w:r>
    </w:p>
    <w:p w14:paraId="4D4F70AB" w14:textId="0E7B69F8" w:rsidR="002B2610" w:rsidRDefault="002B2610">
      <w:pPr>
        <w:pStyle w:val="NormalBPBHEB"/>
        <w:numPr>
          <w:ilvl w:val="0"/>
          <w:numId w:val="3"/>
        </w:numPr>
      </w:pPr>
      <w:r w:rsidRPr="00506F0A">
        <w:t xml:space="preserve">All of this takes place within a shared, collaborative environment where </w:t>
      </w:r>
      <w:r w:rsidR="00FF6F8E">
        <w:t>Notebook</w:t>
      </w:r>
      <w:r w:rsidRPr="00506F0A">
        <w:t>s, jobs, and data assets are versioned, documented, and easily discoverable.</w:t>
      </w:r>
    </w:p>
    <w:p w14:paraId="5CE8326A" w14:textId="77777777" w:rsidR="000446F6" w:rsidRPr="00506F0A" w:rsidRDefault="000446F6" w:rsidP="008068AC">
      <w:pPr>
        <w:pStyle w:val="NormalBPBHEB"/>
      </w:pPr>
    </w:p>
    <w:p w14:paraId="7BA237F8" w14:textId="2F529F6C" w:rsidR="002B2610" w:rsidRPr="00BF7E3B" w:rsidRDefault="002B2610" w:rsidP="008068AC">
      <w:pPr>
        <w:pStyle w:val="Heading2BPBHEB"/>
      </w:pPr>
      <w:commentRangeStart w:id="6"/>
      <w:commentRangeStart w:id="7"/>
      <w:del w:id="8" w:author="Dr. Magesh Kasthuri" w:date="2026-05-26T21:58:00Z" w16du:dateUtc="2026-05-26T16:28:00Z">
        <w:r w:rsidRPr="00BF7E3B" w:rsidDel="00FE3261">
          <w:delText xml:space="preserve">Not </w:delText>
        </w:r>
        <w:r w:rsidR="000446F6" w:rsidDel="00FE3261">
          <w:delText>j</w:delText>
        </w:r>
        <w:r w:rsidR="000446F6" w:rsidRPr="00BF7E3B" w:rsidDel="00FE3261">
          <w:delText xml:space="preserve">ust </w:delText>
        </w:r>
        <w:r w:rsidRPr="00BF7E3B" w:rsidDel="00FE3261">
          <w:delText>Spark in the Cloud</w:delText>
        </w:r>
        <w:commentRangeEnd w:id="6"/>
        <w:r w:rsidR="003052F9" w:rsidDel="00FE3261">
          <w:rPr>
            <w:rStyle w:val="CommentReference"/>
            <w:sz w:val="36"/>
            <w:szCs w:val="36"/>
          </w:rPr>
          <w:commentReference w:id="6"/>
        </w:r>
      </w:del>
      <w:commentRangeEnd w:id="7"/>
      <w:r w:rsidR="00FE3261">
        <w:rPr>
          <w:rStyle w:val="CommentReference"/>
          <w:sz w:val="36"/>
          <w:szCs w:val="36"/>
        </w:rPr>
        <w:commentReference w:id="7"/>
      </w:r>
      <w:ins w:id="9" w:author="Dr. Magesh Kasthuri" w:date="2026-05-26T21:58:00Z" w16du:dateUtc="2026-05-26T16:28:00Z">
        <w:r w:rsidR="00FE3261">
          <w:t>Extending Spark with other native services</w:t>
        </w:r>
      </w:ins>
    </w:p>
    <w:p w14:paraId="194A1BDC" w14:textId="77777777" w:rsidR="002B2610" w:rsidRPr="00506F0A" w:rsidRDefault="002B2610" w:rsidP="00410863">
      <w:pPr>
        <w:pStyle w:val="NormalBPBHEB"/>
      </w:pPr>
      <w:r w:rsidRPr="00506F0A">
        <w:t xml:space="preserve">While many platforms offer Apache Spark, Azure Databricks stands apart as a </w:t>
      </w:r>
      <w:r w:rsidRPr="00BF7E3B">
        <w:t>first-party service</w:t>
      </w:r>
      <w:r w:rsidRPr="00506F0A">
        <w:t xml:space="preserve"> co-developed by Microsoft and Databricks. This means:</w:t>
      </w:r>
    </w:p>
    <w:p w14:paraId="4B1B76A7" w14:textId="77777777" w:rsidR="002B2610" w:rsidRPr="00506F0A" w:rsidRDefault="002B2610">
      <w:pPr>
        <w:pStyle w:val="NormalBPBHEB"/>
        <w:numPr>
          <w:ilvl w:val="0"/>
          <w:numId w:val="5"/>
        </w:numPr>
      </w:pPr>
      <w:r w:rsidRPr="00506F0A">
        <w:t>Seamless deployment through the Azure Portal.</w:t>
      </w:r>
    </w:p>
    <w:p w14:paraId="77A3B331" w14:textId="77777777" w:rsidR="002B2610" w:rsidRPr="00506F0A" w:rsidRDefault="002B2610">
      <w:pPr>
        <w:pStyle w:val="NormalBPBHEB"/>
        <w:numPr>
          <w:ilvl w:val="0"/>
          <w:numId w:val="5"/>
        </w:numPr>
      </w:pPr>
      <w:r w:rsidRPr="00506F0A">
        <w:t>Integrated billing and access controls tied to your Azure tenant.</w:t>
      </w:r>
    </w:p>
    <w:p w14:paraId="5E1E466D" w14:textId="5655A133" w:rsidR="002B2610" w:rsidRPr="00506F0A" w:rsidRDefault="002B2610">
      <w:pPr>
        <w:pStyle w:val="NormalBPBHEB"/>
        <w:numPr>
          <w:ilvl w:val="0"/>
          <w:numId w:val="5"/>
        </w:numPr>
      </w:pPr>
      <w:r w:rsidRPr="00506F0A">
        <w:t xml:space="preserve">Deep native integration with services like </w:t>
      </w:r>
      <w:r w:rsidR="00256E25">
        <w:t>ADF</w:t>
      </w:r>
      <w:r w:rsidRPr="00506F0A">
        <w:t>, Synapse Analytics, Azure Event Hubs, ADLS Gen2, and Power BI.</w:t>
      </w:r>
    </w:p>
    <w:p w14:paraId="4A80A587" w14:textId="71A3DF1B" w:rsidR="002B2610" w:rsidRDefault="002B2610" w:rsidP="00410863">
      <w:pPr>
        <w:pStyle w:val="NormalBPBHEB"/>
      </w:pPr>
      <w:r w:rsidRPr="00506F0A">
        <w:t>It also benefits from continuous innovation, such as Unity Catalog, Delta Live Tables, Lakehouse Federation, and generative AI tooling</w:t>
      </w:r>
      <w:r w:rsidR="004C64EE">
        <w:t xml:space="preserve">, </w:t>
      </w:r>
      <w:r w:rsidRPr="00506F0A">
        <w:t>all delivered as part of the managed experience.</w:t>
      </w:r>
    </w:p>
    <w:p w14:paraId="1EA15BC8" w14:textId="77777777" w:rsidR="00943E29" w:rsidRPr="00506F0A" w:rsidRDefault="00943E29" w:rsidP="00BF7E3B">
      <w:pPr>
        <w:pStyle w:val="NormalBPBHEB"/>
      </w:pPr>
    </w:p>
    <w:p w14:paraId="445B1564" w14:textId="752CBF23" w:rsidR="002B2610" w:rsidRPr="00BF7E3B" w:rsidRDefault="003D0F2A" w:rsidP="003D0F2A">
      <w:pPr>
        <w:pStyle w:val="Heading2BPBHEB"/>
      </w:pPr>
      <w:r>
        <w:t>Importance of</w:t>
      </w:r>
      <w:r w:rsidRPr="003D0F2A">
        <w:t xml:space="preserve"> Azure Databricks</w:t>
      </w:r>
    </w:p>
    <w:p w14:paraId="75508600" w14:textId="77777777" w:rsidR="002B2610" w:rsidRPr="00506F0A" w:rsidRDefault="002B2610" w:rsidP="00410863">
      <w:pPr>
        <w:pStyle w:val="NormalBPBHEB"/>
      </w:pPr>
      <w:r w:rsidRPr="00506F0A">
        <w:t>In an era where data complexity is increasing and delivery timelines are shrinking, Azure Databricks provides a powerful way to simplify the pipeline, accelerate outcomes, and ensure trust in data. Whether your goal is to build robust ETL pipelines, enable self-service analytics, or operationalize machine learning, Databricks gives you the tools to deliver with confidence.</w:t>
      </w:r>
    </w:p>
    <w:p w14:paraId="2D31A4B0" w14:textId="27BF4E6A" w:rsidR="002B2610" w:rsidRPr="00506F0A" w:rsidRDefault="002B2610" w:rsidP="00410863">
      <w:pPr>
        <w:pStyle w:val="NormalBPBHEB"/>
      </w:pPr>
      <w:r w:rsidRPr="00506F0A">
        <w:t xml:space="preserve">This chapter will help you navigate the platform step-by-step. From workspace setup to production-grade data pipelines, </w:t>
      </w:r>
      <w:r w:rsidR="00FC3B1D" w:rsidRPr="00506F0A">
        <w:t>you</w:t>
      </w:r>
      <w:r w:rsidR="00FC3B1D">
        <w:t xml:space="preserve"> wi</w:t>
      </w:r>
      <w:r w:rsidR="00FC3B1D" w:rsidRPr="00506F0A">
        <w:t xml:space="preserve">ll </w:t>
      </w:r>
      <w:r w:rsidRPr="00506F0A">
        <w:t>gain practical experience and build confidence in using Databricks effectively.</w:t>
      </w:r>
    </w:p>
    <w:p w14:paraId="6DEA7E9F" w14:textId="7882E2FA" w:rsidR="00B46AE1" w:rsidRDefault="00FC3B1D" w:rsidP="00F671E6">
      <w:pPr>
        <w:pStyle w:val="NormalBPBHEB"/>
      </w:pPr>
      <w:r w:rsidRPr="00506F0A">
        <w:t>Let</w:t>
      </w:r>
      <w:r>
        <w:t xml:space="preserve"> u</w:t>
      </w:r>
      <w:r w:rsidRPr="00506F0A">
        <w:t xml:space="preserve">s </w:t>
      </w:r>
      <w:r w:rsidR="002B2610" w:rsidRPr="00506F0A">
        <w:t>begin by setting up your Azure Databricks workspace.</w:t>
      </w:r>
    </w:p>
    <w:p w14:paraId="3DDD211A" w14:textId="77777777" w:rsidR="00D47BC6" w:rsidRPr="008A3EB4" w:rsidRDefault="00D47BC6" w:rsidP="00F671E6">
      <w:pPr>
        <w:pStyle w:val="NormalBPBHEB"/>
        <w:rPr>
          <w:lang w:val="en-IN"/>
        </w:rPr>
      </w:pPr>
    </w:p>
    <w:p w14:paraId="58CCBA69" w14:textId="4C062585" w:rsidR="00E2118B" w:rsidRPr="007A330D" w:rsidRDefault="00DF27F5" w:rsidP="00F671E6">
      <w:pPr>
        <w:pStyle w:val="Heading2BPBHEB"/>
      </w:pPr>
      <w:r>
        <w:t>Setting up Azure Databricks Workspace</w:t>
      </w:r>
    </w:p>
    <w:p w14:paraId="3BFF590D" w14:textId="1F6A2C1E" w:rsidR="00E2118B" w:rsidRDefault="007A330D" w:rsidP="00C375B5">
      <w:pPr>
        <w:pStyle w:val="NormalBPBHEB"/>
      </w:pPr>
      <w:r w:rsidRPr="00F671E6">
        <w:t xml:space="preserve">The role of a data engineer includes many activities. First, they collect data from various sources such as databases, mobile apps, web services, sensors, and files. This process is called data ingestion. Once the data is collected, it often contains missing values, duplicates, or inconsistent formats. </w:t>
      </w:r>
      <w:r w:rsidR="009947F5">
        <w:t>Therefore</w:t>
      </w:r>
      <w:r w:rsidRPr="00F671E6">
        <w:t>, the next task is to clean and standardize the data, which is referred to as data cleaning. After that, the data might need to be changed into a different format or structure to be useful. This is called data transformation.</w:t>
      </w:r>
    </w:p>
    <w:p w14:paraId="454B4AD2" w14:textId="1F2C191E" w:rsidR="001C234E" w:rsidRDefault="001C234E" w:rsidP="00C375B5">
      <w:pPr>
        <w:pStyle w:val="NormalBPBHEB"/>
      </w:pPr>
      <w:r w:rsidRPr="001C234E">
        <w:t>Before diving into data transformation, you need a solid foundation. In this section, you</w:t>
      </w:r>
      <w:r w:rsidR="004C64EE">
        <w:t xml:space="preserve"> wi</w:t>
      </w:r>
      <w:r w:rsidRPr="001C234E">
        <w:t>ll learn how to create and configure an Azure Databricks workspace</w:t>
      </w:r>
      <w:r w:rsidR="004C64EE">
        <w:t xml:space="preserve">, </w:t>
      </w:r>
      <w:r w:rsidRPr="001C234E">
        <w:t>the central hub for your data workflows.</w:t>
      </w:r>
    </w:p>
    <w:p w14:paraId="3E31D2B3" w14:textId="2FED7DFF" w:rsidR="006C0552" w:rsidRDefault="006C0552" w:rsidP="00C375B5">
      <w:pPr>
        <w:pStyle w:val="NormalBPBHEB"/>
      </w:pPr>
      <w:r w:rsidRPr="006C0552">
        <w:lastRenderedPageBreak/>
        <w:t>The first step is to create an Azure Databricks workspace and access the Databricks environment through the Azure Portal</w:t>
      </w:r>
      <w:r w:rsidR="00410863">
        <w:t>, as follows:</w:t>
      </w:r>
    </w:p>
    <w:p w14:paraId="748240B7" w14:textId="353FF490" w:rsidR="001C234E" w:rsidRPr="00410863" w:rsidRDefault="001C234E">
      <w:pPr>
        <w:pStyle w:val="NormalBPBHEB"/>
        <w:numPr>
          <w:ilvl w:val="0"/>
          <w:numId w:val="14"/>
        </w:numPr>
      </w:pPr>
      <w:r w:rsidRPr="005E1AFF">
        <w:rPr>
          <w:b/>
          <w:bCs/>
        </w:rPr>
        <w:t xml:space="preserve">Create the Azure Databricks </w:t>
      </w:r>
      <w:r w:rsidR="005E1AFF">
        <w:rPr>
          <w:b/>
          <w:bCs/>
        </w:rPr>
        <w:t>w</w:t>
      </w:r>
      <w:r w:rsidR="005E1AFF" w:rsidRPr="005E1AFF">
        <w:rPr>
          <w:b/>
          <w:bCs/>
        </w:rPr>
        <w:t xml:space="preserve">orkspace </w:t>
      </w:r>
      <w:r w:rsidR="00E10BE4" w:rsidRPr="005E1AFF">
        <w:rPr>
          <w:b/>
          <w:bCs/>
        </w:rPr>
        <w:t xml:space="preserve">and </w:t>
      </w:r>
      <w:r w:rsidR="005E1AFF">
        <w:rPr>
          <w:b/>
          <w:bCs/>
        </w:rPr>
        <w:t>l</w:t>
      </w:r>
      <w:r w:rsidR="005E1AFF" w:rsidRPr="005E1AFF">
        <w:rPr>
          <w:b/>
          <w:bCs/>
        </w:rPr>
        <w:t>aunch</w:t>
      </w:r>
      <w:r w:rsidR="005E1AFF" w:rsidRPr="00410863">
        <w:t>:</w:t>
      </w:r>
    </w:p>
    <w:p w14:paraId="43F991EF" w14:textId="689457A4" w:rsidR="001C234E" w:rsidRPr="005E1AFF" w:rsidRDefault="001C234E">
      <w:pPr>
        <w:pStyle w:val="NormalBPBHEB"/>
        <w:numPr>
          <w:ilvl w:val="1"/>
          <w:numId w:val="14"/>
        </w:numPr>
      </w:pPr>
      <w:r w:rsidRPr="005E1AFF">
        <w:rPr>
          <w:b/>
          <w:bCs/>
        </w:rPr>
        <w:t xml:space="preserve">Go to the Azure </w:t>
      </w:r>
      <w:r w:rsidR="00410863">
        <w:rPr>
          <w:b/>
          <w:bCs/>
        </w:rPr>
        <w:t>p</w:t>
      </w:r>
      <w:r w:rsidRPr="005E1AFF">
        <w:rPr>
          <w:b/>
          <w:bCs/>
        </w:rPr>
        <w:t>ortal</w:t>
      </w:r>
      <w:r w:rsidRPr="00E94FF8">
        <w:rPr>
          <w:b/>
          <w:bCs/>
        </w:rPr>
        <w:t>:</w:t>
      </w:r>
      <w:r w:rsidRPr="005E1AFF">
        <w:t xml:space="preserve"> Navigate to portal.azure.com.</w:t>
      </w:r>
    </w:p>
    <w:p w14:paraId="55021D08" w14:textId="2DEAF591" w:rsidR="004A59FD" w:rsidRPr="005E1AFF" w:rsidRDefault="001C234E">
      <w:pPr>
        <w:pStyle w:val="NormalBPBHEB"/>
        <w:numPr>
          <w:ilvl w:val="1"/>
          <w:numId w:val="14"/>
        </w:numPr>
      </w:pPr>
      <w:r w:rsidRPr="005E1AFF">
        <w:rPr>
          <w:b/>
          <w:bCs/>
        </w:rPr>
        <w:t>Search for Databricks</w:t>
      </w:r>
      <w:r w:rsidRPr="00E94FF8">
        <w:rPr>
          <w:b/>
          <w:bCs/>
        </w:rPr>
        <w:t>:</w:t>
      </w:r>
      <w:r w:rsidRPr="005E1AFF">
        <w:t xml:space="preserve"> In the search bar, type Azure Databricks and select the service.</w:t>
      </w:r>
      <w:r w:rsidR="00E10BE4" w:rsidRPr="005E1AFF">
        <w:t xml:space="preserve"> Once selected, you will see </w:t>
      </w:r>
      <w:r w:rsidR="00BF6D3C" w:rsidRPr="005E1AFF">
        <w:t xml:space="preserve">the following </w:t>
      </w:r>
      <w:r w:rsidR="00E10BE4" w:rsidRPr="005E1AFF">
        <w:t>screen</w:t>
      </w:r>
      <w:r w:rsidR="00BF6D3C" w:rsidRPr="005E1AFF">
        <w:t>:</w:t>
      </w:r>
    </w:p>
    <w:p w14:paraId="75151DF4" w14:textId="73EE7340" w:rsidR="004A59FD" w:rsidRDefault="00BF7D12" w:rsidP="00E94FF8">
      <w:pPr>
        <w:pStyle w:val="FigureBPBHEB"/>
      </w:pPr>
      <w:r>
        <w:rPr>
          <w:noProof/>
        </w:rPr>
        <w:drawing>
          <wp:inline distT="0" distB="0" distL="0" distR="0" wp14:anchorId="1DC84966" wp14:editId="47D3D4F4">
            <wp:extent cx="5731510" cy="2449830"/>
            <wp:effectExtent l="19050" t="19050" r="21590" b="26670"/>
            <wp:docPr id="119026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6666" name="Picture 119026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49830"/>
                    </a:xfrm>
                    <a:prstGeom prst="rect">
                      <a:avLst/>
                    </a:prstGeom>
                    <a:ln w="31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781B9655" w14:textId="7E74BDC0" w:rsidR="004A59FD" w:rsidRDefault="00E10BE4" w:rsidP="00E10BE4">
      <w:pPr>
        <w:pStyle w:val="FigureCaptionBPBHEB"/>
      </w:pPr>
      <w:r w:rsidRPr="00B46AE1">
        <w:rPr>
          <w:b/>
          <w:bCs w:val="0"/>
        </w:rPr>
        <w:t>Figure 4.</w:t>
      </w:r>
      <w:r>
        <w:rPr>
          <w:b/>
          <w:bCs w:val="0"/>
        </w:rPr>
        <w:t>2</w:t>
      </w:r>
      <w:r w:rsidRPr="00B46AE1">
        <w:rPr>
          <w:b/>
          <w:bCs w:val="0"/>
        </w:rPr>
        <w:t xml:space="preserve">: </w:t>
      </w:r>
      <w:r w:rsidRPr="00B46AE1">
        <w:t xml:space="preserve">Azure Databricks </w:t>
      </w:r>
      <w:r>
        <w:t>service creation screen</w:t>
      </w:r>
    </w:p>
    <w:p w14:paraId="10A7D643" w14:textId="77777777" w:rsidR="00410863" w:rsidRPr="004A59FD" w:rsidRDefault="00410863" w:rsidP="00410863">
      <w:pPr>
        <w:pStyle w:val="NormalBPBHEB"/>
      </w:pPr>
    </w:p>
    <w:p w14:paraId="3F72D1C2" w14:textId="6CE1F88A" w:rsidR="00B35111" w:rsidRPr="00E94FF8" w:rsidRDefault="001C234E">
      <w:pPr>
        <w:pStyle w:val="NormalBPBHEB"/>
        <w:numPr>
          <w:ilvl w:val="1"/>
          <w:numId w:val="14"/>
        </w:numPr>
      </w:pPr>
      <w:r w:rsidRPr="00E94FF8">
        <w:rPr>
          <w:b/>
          <w:bCs/>
        </w:rPr>
        <w:t>Click on</w:t>
      </w:r>
      <w:r w:rsidRPr="005E1AFF">
        <w:rPr>
          <w:b/>
          <w:bCs/>
        </w:rPr>
        <w:t xml:space="preserve"> Create</w:t>
      </w:r>
      <w:r w:rsidRPr="00410863">
        <w:t>:</w:t>
      </w:r>
      <w:r w:rsidR="00410863">
        <w:t xml:space="preserve"> </w:t>
      </w:r>
      <w:r w:rsidR="00B35111" w:rsidRPr="00B35111">
        <w:t>On the Create page, specify the required workspace configuration settings, as outlined below.</w:t>
      </w:r>
    </w:p>
    <w:p w14:paraId="04544E6A" w14:textId="77777777" w:rsidR="001C234E" w:rsidRPr="005E1AFF" w:rsidRDefault="001C234E">
      <w:pPr>
        <w:pStyle w:val="NormalBPBHEB"/>
        <w:numPr>
          <w:ilvl w:val="2"/>
          <w:numId w:val="14"/>
        </w:numPr>
      </w:pPr>
      <w:r w:rsidRPr="005E1AFF">
        <w:rPr>
          <w:b/>
          <w:bCs/>
        </w:rPr>
        <w:t>Subscription</w:t>
      </w:r>
      <w:r w:rsidRPr="00410863">
        <w:t xml:space="preserve">: </w:t>
      </w:r>
      <w:r w:rsidRPr="005E1AFF">
        <w:t>Choose the appropriate Azure subscription.</w:t>
      </w:r>
    </w:p>
    <w:p w14:paraId="3150FC3F" w14:textId="6642A780" w:rsidR="001C234E" w:rsidRPr="005E1AFF" w:rsidRDefault="001C234E">
      <w:pPr>
        <w:pStyle w:val="NormalBPBHEB"/>
        <w:numPr>
          <w:ilvl w:val="2"/>
          <w:numId w:val="14"/>
        </w:numPr>
      </w:pPr>
      <w:r w:rsidRPr="005E1AFF">
        <w:rPr>
          <w:b/>
          <w:bCs/>
        </w:rPr>
        <w:t xml:space="preserve">Resource </w:t>
      </w:r>
      <w:r w:rsidR="00410863" w:rsidRPr="005E1AFF">
        <w:rPr>
          <w:b/>
          <w:bCs/>
        </w:rPr>
        <w:t>group</w:t>
      </w:r>
      <w:r w:rsidRPr="00410863">
        <w:t xml:space="preserve">: </w:t>
      </w:r>
      <w:r w:rsidRPr="005E1AFF">
        <w:t>Either select an existing group or create a new one.</w:t>
      </w:r>
    </w:p>
    <w:p w14:paraId="0AE9CF27" w14:textId="7562BE8F" w:rsidR="001C234E" w:rsidRPr="005E1AFF" w:rsidRDefault="001C234E">
      <w:pPr>
        <w:pStyle w:val="NormalBPBHEB"/>
        <w:numPr>
          <w:ilvl w:val="2"/>
          <w:numId w:val="14"/>
        </w:numPr>
      </w:pPr>
      <w:r w:rsidRPr="005E1AFF">
        <w:rPr>
          <w:b/>
          <w:bCs/>
        </w:rPr>
        <w:t xml:space="preserve">Workspace </w:t>
      </w:r>
      <w:r w:rsidR="00410863" w:rsidRPr="005E1AFF">
        <w:rPr>
          <w:b/>
          <w:bCs/>
        </w:rPr>
        <w:t>name</w:t>
      </w:r>
      <w:r w:rsidRPr="00410863">
        <w:t xml:space="preserve">: </w:t>
      </w:r>
      <w:r w:rsidRPr="005E1AFF">
        <w:t xml:space="preserve">Use a consistent naming convention (e.g., </w:t>
      </w:r>
      <w:r w:rsidR="00BF7D12" w:rsidRPr="005E1AFF">
        <w:t>dbxw</w:t>
      </w:r>
      <w:r w:rsidRPr="005E1AFF">
        <w:t>-</w:t>
      </w:r>
      <w:r w:rsidR="00BF7D12" w:rsidRPr="005E1AFF">
        <w:t>azde-dev</w:t>
      </w:r>
      <w:r w:rsidRPr="005E1AFF">
        <w:t>-</w:t>
      </w:r>
      <w:r w:rsidR="00BF7D12" w:rsidRPr="005E1AFF">
        <w:t>ci</w:t>
      </w:r>
      <w:r w:rsidRPr="005E1AFF">
        <w:t>).</w:t>
      </w:r>
    </w:p>
    <w:p w14:paraId="46BCC054" w14:textId="77777777" w:rsidR="001C234E" w:rsidRPr="005E1AFF" w:rsidRDefault="001C234E">
      <w:pPr>
        <w:pStyle w:val="NormalBPBHEB"/>
        <w:numPr>
          <w:ilvl w:val="2"/>
          <w:numId w:val="14"/>
        </w:numPr>
      </w:pPr>
      <w:r w:rsidRPr="005E1AFF">
        <w:rPr>
          <w:b/>
          <w:bCs/>
        </w:rPr>
        <w:t>Region</w:t>
      </w:r>
      <w:r w:rsidRPr="00410863">
        <w:t xml:space="preserve">: </w:t>
      </w:r>
      <w:r w:rsidRPr="005E1AFF">
        <w:t>Select a region close to your data or users.</w:t>
      </w:r>
    </w:p>
    <w:p w14:paraId="534C9E7D" w14:textId="4B387668" w:rsidR="00E10BE4" w:rsidRDefault="001C234E">
      <w:pPr>
        <w:pStyle w:val="NormalBPBHEB"/>
        <w:numPr>
          <w:ilvl w:val="2"/>
          <w:numId w:val="14"/>
        </w:numPr>
      </w:pPr>
      <w:r w:rsidRPr="005E1AFF">
        <w:rPr>
          <w:b/>
          <w:bCs/>
        </w:rPr>
        <w:t xml:space="preserve">Pricing </w:t>
      </w:r>
      <w:r w:rsidR="00410863" w:rsidRPr="005E1AFF">
        <w:rPr>
          <w:b/>
          <w:bCs/>
        </w:rPr>
        <w:t>tier</w:t>
      </w:r>
      <w:r w:rsidRPr="00410863">
        <w:t xml:space="preserve">: </w:t>
      </w:r>
      <w:r w:rsidRPr="005E1AFF">
        <w:t>Start with Standard or Premium</w:t>
      </w:r>
      <w:r w:rsidR="00943E29" w:rsidRPr="005E1AFF">
        <w:t>,</w:t>
      </w:r>
      <w:r w:rsidRPr="005E1AFF">
        <w:t xml:space="preserve"> depending on your use case. Premium is often preferred for job execution and security features.</w:t>
      </w:r>
    </w:p>
    <w:p w14:paraId="23273BA2" w14:textId="26D47712" w:rsidR="0000099B" w:rsidRPr="00410863" w:rsidRDefault="0000099B" w:rsidP="00410863">
      <w:pPr>
        <w:pStyle w:val="NormalBPBHEB"/>
        <w:ind w:left="1440"/>
      </w:pPr>
      <w:r w:rsidRPr="00410863">
        <w:rPr>
          <w:i/>
          <w:iCs/>
        </w:rPr>
        <w:t>Figure 4</w:t>
      </w:r>
      <w:r w:rsidRPr="00410863">
        <w:t>.</w:t>
      </w:r>
      <w:r w:rsidRPr="00410863">
        <w:rPr>
          <w:i/>
          <w:iCs/>
        </w:rPr>
        <w:t>3</w:t>
      </w:r>
      <w:r w:rsidRPr="00410863">
        <w:t xml:space="preserve"> shows the required workspace configuration settings in the create page</w:t>
      </w:r>
      <w:r w:rsidR="00410863">
        <w:t>:</w:t>
      </w:r>
    </w:p>
    <w:p w14:paraId="675C0E27" w14:textId="77777777" w:rsidR="0000099B" w:rsidRPr="005E1AFF" w:rsidRDefault="0000099B" w:rsidP="00410863">
      <w:pPr>
        <w:pStyle w:val="NormalBPBHEB"/>
        <w:ind w:left="1440"/>
      </w:pPr>
    </w:p>
    <w:p w14:paraId="29BB9F8D" w14:textId="77777777" w:rsidR="00E10BE4" w:rsidRDefault="00E10BE4" w:rsidP="00410863">
      <w:pPr>
        <w:pStyle w:val="FigureBPBHEB"/>
      </w:pPr>
      <w:r>
        <w:rPr>
          <w:noProof/>
        </w:rPr>
        <w:lastRenderedPageBreak/>
        <w:drawing>
          <wp:inline distT="0" distB="0" distL="0" distR="0" wp14:anchorId="67150EC1" wp14:editId="1DB1C4B3">
            <wp:extent cx="5731510" cy="2974975"/>
            <wp:effectExtent l="19050" t="19050" r="21590" b="15875"/>
            <wp:docPr id="601234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4688" name="Picture 601234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74975"/>
                    </a:xfrm>
                    <a:prstGeom prst="rect">
                      <a:avLst/>
                    </a:prstGeom>
                    <a:ln w="3175">
                      <a:solidFill>
                        <a:schemeClr val="tx1"/>
                      </a:solidFill>
                    </a:ln>
                  </pic:spPr>
                </pic:pic>
              </a:graphicData>
            </a:graphic>
          </wp:inline>
        </w:drawing>
      </w:r>
    </w:p>
    <w:p w14:paraId="58575744" w14:textId="58B5145B" w:rsidR="00E10BE4" w:rsidRDefault="00E10BE4" w:rsidP="00410863">
      <w:pPr>
        <w:pStyle w:val="FigureCaptionBPBHEB"/>
      </w:pPr>
      <w:r w:rsidRPr="00B46AE1">
        <w:rPr>
          <w:b/>
        </w:rPr>
        <w:t>Figure 4.</w:t>
      </w:r>
      <w:r>
        <w:rPr>
          <w:b/>
        </w:rPr>
        <w:t>3</w:t>
      </w:r>
      <w:r w:rsidRPr="00410863">
        <w:rPr>
          <w:rStyle w:val="NormalBPBHEBChar"/>
        </w:rPr>
        <w:t xml:space="preserve">: </w:t>
      </w:r>
      <w:r w:rsidRPr="00B46AE1">
        <w:t xml:space="preserve">Azure Databricks </w:t>
      </w:r>
      <w:r>
        <w:t>workspace creation screen</w:t>
      </w:r>
    </w:p>
    <w:p w14:paraId="5C0E15C2" w14:textId="77777777" w:rsidR="00410863" w:rsidRPr="00E10BE4" w:rsidRDefault="00410863" w:rsidP="00410863">
      <w:pPr>
        <w:pStyle w:val="NormalBPBHEB"/>
      </w:pPr>
    </w:p>
    <w:p w14:paraId="26EF7725" w14:textId="3798A093" w:rsidR="001D2F3C" w:rsidRPr="005E1AFF" w:rsidDel="00C375B5" w:rsidRDefault="001C234E">
      <w:pPr>
        <w:pStyle w:val="NormalBPBHEB"/>
        <w:numPr>
          <w:ilvl w:val="1"/>
          <w:numId w:val="14"/>
        </w:numPr>
        <w:rPr>
          <w:del w:id="10" w:author="Aditi Singha" w:date="2026-05-25T15:52:00Z" w16du:dateUtc="2026-05-25T10:22:00Z"/>
        </w:rPr>
      </w:pPr>
      <w:r w:rsidRPr="00C375B5">
        <w:rPr>
          <w:b/>
          <w:bCs/>
          <w:rPrChange w:id="11" w:author="Aditi Singha" w:date="2026-05-25T15:52:00Z" w16du:dateUtc="2026-05-25T10:22:00Z">
            <w:rPr/>
          </w:rPrChange>
        </w:rPr>
        <w:t xml:space="preserve">Click </w:t>
      </w:r>
      <w:r w:rsidRPr="00C375B5">
        <w:rPr>
          <w:b/>
          <w:bCs/>
        </w:rPr>
        <w:t>Review + Create</w:t>
      </w:r>
      <w:r w:rsidRPr="00C375B5">
        <w:rPr>
          <w:b/>
          <w:bCs/>
          <w:rPrChange w:id="12" w:author="Aditi Singha" w:date="2026-05-25T15:52:00Z" w16du:dateUtc="2026-05-25T10:22:00Z">
            <w:rPr/>
          </w:rPrChange>
        </w:rPr>
        <w:t xml:space="preserve"> and then Create</w:t>
      </w:r>
      <w:ins w:id="13" w:author="Aditi Singha" w:date="2026-05-25T15:52:00Z" w16du:dateUtc="2026-05-25T10:22:00Z">
        <w:r w:rsidR="00C375B5">
          <w:t xml:space="preserve">: </w:t>
        </w:r>
      </w:ins>
      <w:del w:id="14" w:author="Aditi Singha" w:date="2026-05-25T15:52:00Z" w16du:dateUtc="2026-05-25T10:22:00Z">
        <w:r w:rsidRPr="005E1AFF" w:rsidDel="00C375B5">
          <w:delText>.</w:delText>
        </w:r>
      </w:del>
    </w:p>
    <w:p w14:paraId="15035953" w14:textId="55323BC4" w:rsidR="001C234E" w:rsidRPr="005E1AFF" w:rsidRDefault="001D2F3C">
      <w:pPr>
        <w:pStyle w:val="NormalBPBHEB"/>
        <w:numPr>
          <w:ilvl w:val="1"/>
          <w:numId w:val="14"/>
        </w:numPr>
        <w:pPrChange w:id="15" w:author="Aditi Singha" w:date="2026-05-25T15:52:00Z" w16du:dateUtc="2026-05-25T10:22:00Z">
          <w:pPr>
            <w:pStyle w:val="NormalBPBHEB"/>
            <w:ind w:left="1440"/>
          </w:pPr>
        </w:pPrChange>
      </w:pPr>
      <w:r w:rsidRPr="001D2F3C">
        <w:t>The workspace deployment process typically takes a few minutes to complete.</w:t>
      </w:r>
      <w:r>
        <w:t xml:space="preserve"> </w:t>
      </w:r>
      <w:r w:rsidR="001C234E" w:rsidRPr="005E1AFF">
        <w:t>Once done, you</w:t>
      </w:r>
      <w:r w:rsidR="004C64EE" w:rsidRPr="005E1AFF">
        <w:t xml:space="preserve"> wi</w:t>
      </w:r>
      <w:r w:rsidR="001C234E" w:rsidRPr="005E1AFF">
        <w:t xml:space="preserve">ll see a </w:t>
      </w:r>
      <w:r w:rsidR="001C234E" w:rsidRPr="00F7476A">
        <w:t>Launch Workspace</w:t>
      </w:r>
      <w:r w:rsidR="001C234E" w:rsidRPr="005E1AFF">
        <w:t xml:space="preserve"> button</w:t>
      </w:r>
      <w:r w:rsidR="00710851" w:rsidRPr="005E1AFF">
        <w:t xml:space="preserve"> (as </w:t>
      </w:r>
      <w:r w:rsidR="00943E29" w:rsidRPr="005E1AFF">
        <w:t xml:space="preserve">shown in </w:t>
      </w:r>
      <w:r w:rsidR="00943E29" w:rsidRPr="00C375B5">
        <w:rPr>
          <w:i/>
          <w:iCs/>
        </w:rPr>
        <w:t>Figure 4.4</w:t>
      </w:r>
      <w:r w:rsidR="00943E29" w:rsidRPr="005E1AFF">
        <w:t>), which</w:t>
      </w:r>
      <w:r w:rsidR="001C234E" w:rsidRPr="005E1AFF">
        <w:t xml:space="preserve"> is your gateway to the Databricks UI.</w:t>
      </w:r>
    </w:p>
    <w:p w14:paraId="60F82A7B" w14:textId="2B828DAC" w:rsidR="00710851" w:rsidRDefault="00710851" w:rsidP="00F7476A">
      <w:pPr>
        <w:pStyle w:val="FigureBPBHEB"/>
      </w:pPr>
      <w:r>
        <w:rPr>
          <w:noProof/>
        </w:rPr>
        <w:drawing>
          <wp:inline distT="0" distB="0" distL="0" distR="0" wp14:anchorId="4A81C2EB" wp14:editId="6FBDD718">
            <wp:extent cx="5731510" cy="2422525"/>
            <wp:effectExtent l="19050" t="19050" r="21590" b="15875"/>
            <wp:docPr id="319366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6522" name="Picture 3193665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22525"/>
                    </a:xfrm>
                    <a:prstGeom prst="rect">
                      <a:avLst/>
                    </a:prstGeom>
                    <a:ln w="31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18527C55" w14:textId="24F164B8" w:rsidR="00E10BE4" w:rsidRDefault="00304B49" w:rsidP="00890DD5">
      <w:pPr>
        <w:pStyle w:val="FigureCaptionBPBHEB"/>
        <w:rPr>
          <w:b/>
          <w:bCs w:val="0"/>
        </w:rPr>
      </w:pPr>
      <w:r w:rsidRPr="00B46AE1">
        <w:rPr>
          <w:b/>
          <w:bCs w:val="0"/>
        </w:rPr>
        <w:t>Figure 4.</w:t>
      </w:r>
      <w:r>
        <w:rPr>
          <w:b/>
          <w:bCs w:val="0"/>
        </w:rPr>
        <w:t>4</w:t>
      </w:r>
      <w:r w:rsidRPr="00C375B5">
        <w:rPr>
          <w:rPrChange w:id="16" w:author="Aditi Singha" w:date="2026-05-25T15:52:00Z" w16du:dateUtc="2026-05-25T10:22:00Z">
            <w:rPr>
              <w:b/>
              <w:bCs w:val="0"/>
            </w:rPr>
          </w:rPrChange>
        </w:rPr>
        <w:t xml:space="preserve">: </w:t>
      </w:r>
      <w:r w:rsidRPr="00304B49">
        <w:t>Launch</w:t>
      </w:r>
      <w:r>
        <w:rPr>
          <w:b/>
          <w:bCs w:val="0"/>
        </w:rPr>
        <w:t xml:space="preserve"> </w:t>
      </w:r>
      <w:r w:rsidRPr="000B0C4C">
        <w:t>Azure Databricks Workspace</w:t>
      </w:r>
    </w:p>
    <w:p w14:paraId="5F01252A" w14:textId="77777777" w:rsidR="00944FF1" w:rsidRDefault="00944FF1" w:rsidP="00944FF1">
      <w:pPr>
        <w:pStyle w:val="NormalBPBHEB"/>
      </w:pPr>
    </w:p>
    <w:p w14:paraId="79AD2756" w14:textId="1E5B575D" w:rsidR="00E10BE4" w:rsidRPr="00944FF1" w:rsidRDefault="00E10BE4">
      <w:pPr>
        <w:pStyle w:val="NormalBPBHEB"/>
        <w:numPr>
          <w:ilvl w:val="1"/>
          <w:numId w:val="14"/>
        </w:numPr>
      </w:pPr>
      <w:r w:rsidRPr="00C375B5">
        <w:rPr>
          <w:b/>
          <w:bCs/>
          <w:rPrChange w:id="17" w:author="Aditi Singha" w:date="2026-05-25T15:53:00Z" w16du:dateUtc="2026-05-25T10:23:00Z">
            <w:rPr/>
          </w:rPrChange>
        </w:rPr>
        <w:t xml:space="preserve">Click on </w:t>
      </w:r>
      <w:r w:rsidRPr="00C375B5">
        <w:rPr>
          <w:b/>
          <w:bCs/>
        </w:rPr>
        <w:t>Launch Workspace</w:t>
      </w:r>
      <w:del w:id="18" w:author="Aditi Singha" w:date="2026-05-25T15:53:00Z" w16du:dateUtc="2026-05-25T10:23:00Z">
        <w:r w:rsidRPr="00944FF1" w:rsidDel="00C375B5">
          <w:delText>.</w:delText>
        </w:r>
      </w:del>
      <w:ins w:id="19" w:author="Aditi Singha" w:date="2026-05-25T15:53:00Z" w16du:dateUtc="2026-05-25T10:23:00Z">
        <w:r w:rsidR="00C375B5">
          <w:t xml:space="preserve">: </w:t>
        </w:r>
      </w:ins>
      <w:del w:id="20" w:author="Aditi Singha" w:date="2026-05-25T15:53:00Z" w16du:dateUtc="2026-05-25T10:23:00Z">
        <w:r w:rsidRPr="00944FF1" w:rsidDel="00C375B5">
          <w:delText xml:space="preserve"> </w:delText>
        </w:r>
      </w:del>
      <w:r w:rsidRPr="00944FF1">
        <w:t xml:space="preserve">This will create a Workspace within Databricks and </w:t>
      </w:r>
      <w:r w:rsidR="00943E29" w:rsidRPr="00944FF1">
        <w:t xml:space="preserve">take </w:t>
      </w:r>
      <w:r w:rsidRPr="00944FF1">
        <w:t xml:space="preserve">you </w:t>
      </w:r>
      <w:r w:rsidR="00BF6D3C" w:rsidRPr="00944FF1">
        <w:t xml:space="preserve">to the following </w:t>
      </w:r>
      <w:r w:rsidRPr="00944FF1">
        <w:t>screen</w:t>
      </w:r>
      <w:r w:rsidR="00943E29" w:rsidRPr="00944FF1">
        <w:t>:</w:t>
      </w:r>
    </w:p>
    <w:p w14:paraId="4C0EBE54" w14:textId="6866F0B9" w:rsidR="00E10BE4" w:rsidRDefault="00B5150F" w:rsidP="000B0C4C">
      <w:pPr>
        <w:pStyle w:val="FigureBPBHEB"/>
      </w:pPr>
      <w:r>
        <w:rPr>
          <w:noProof/>
        </w:rPr>
        <w:lastRenderedPageBreak/>
        <w:drawing>
          <wp:inline distT="0" distB="0" distL="0" distR="0" wp14:anchorId="502DD3C1" wp14:editId="20C33284">
            <wp:extent cx="5731510" cy="2489835"/>
            <wp:effectExtent l="19050" t="19050" r="21590" b="24765"/>
            <wp:docPr id="2101396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6745" name="Picture 21013967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89835"/>
                    </a:xfrm>
                    <a:prstGeom prst="rect">
                      <a:avLst/>
                    </a:prstGeom>
                    <a:ln w="31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6CA41AF6" w14:textId="704C9635" w:rsidR="00304B49" w:rsidRDefault="00304B49" w:rsidP="00F469F3">
      <w:pPr>
        <w:pStyle w:val="FigureCaptionBPBHEB"/>
      </w:pPr>
      <w:r w:rsidRPr="00B46AE1">
        <w:rPr>
          <w:b/>
          <w:bCs w:val="0"/>
        </w:rPr>
        <w:t>Figure 4.</w:t>
      </w:r>
      <w:r>
        <w:rPr>
          <w:b/>
          <w:bCs w:val="0"/>
        </w:rPr>
        <w:t>5</w:t>
      </w:r>
      <w:r w:rsidRPr="000B0C4C">
        <w:t xml:space="preserve">: </w:t>
      </w:r>
      <w:r w:rsidR="00F469F3">
        <w:t>Databricks UI</w:t>
      </w:r>
    </w:p>
    <w:p w14:paraId="36A46282" w14:textId="77777777" w:rsidR="000B0C4C" w:rsidRPr="00F469F3" w:rsidRDefault="000B0C4C" w:rsidP="000B0C4C">
      <w:pPr>
        <w:pStyle w:val="NormalBPBHEB"/>
      </w:pPr>
    </w:p>
    <w:p w14:paraId="0DE2A942" w14:textId="7A6713D9" w:rsidR="001C234E" w:rsidRPr="000B0C4C" w:rsidRDefault="000B0C4C">
      <w:pPr>
        <w:pStyle w:val="NormalBPBHEB"/>
        <w:numPr>
          <w:ilvl w:val="0"/>
          <w:numId w:val="14"/>
        </w:numPr>
      </w:pPr>
      <w:r>
        <w:rPr>
          <w:b/>
          <w:bCs/>
        </w:rPr>
        <w:t>C</w:t>
      </w:r>
      <w:r w:rsidRPr="000B0C4C">
        <w:rPr>
          <w:b/>
          <w:bCs/>
        </w:rPr>
        <w:t>onfigure access control and permissions</w:t>
      </w:r>
      <w:r w:rsidR="00944FF1" w:rsidRPr="000B0C4C">
        <w:t xml:space="preserve">: </w:t>
      </w:r>
      <w:r w:rsidR="001C234E" w:rsidRPr="000B0C4C">
        <w:t>Databricks supports RBAC. It</w:t>
      </w:r>
      <w:r w:rsidR="004C64EE" w:rsidRPr="000B0C4C">
        <w:t xml:space="preserve"> i</w:t>
      </w:r>
      <w:r w:rsidR="001C234E" w:rsidRPr="000B0C4C">
        <w:t>s important to set the right permissions for developers, admins, and data scientists.</w:t>
      </w:r>
      <w:r w:rsidR="0034387D" w:rsidRPr="000B0C4C">
        <w:t xml:space="preserve"> The following configuration patterns are commonly used to manage access in Azure Databricks.</w:t>
      </w:r>
      <w:r w:rsidR="00944FF1" w:rsidRPr="000B0C4C">
        <w:t xml:space="preserve"> </w:t>
      </w:r>
    </w:p>
    <w:p w14:paraId="4B840585" w14:textId="484BFA38" w:rsidR="001C234E" w:rsidRPr="00152101" w:rsidRDefault="001C234E">
      <w:pPr>
        <w:pStyle w:val="NormalBPBHEB"/>
        <w:numPr>
          <w:ilvl w:val="0"/>
          <w:numId w:val="39"/>
        </w:numPr>
      </w:pPr>
      <w:r w:rsidRPr="00152101">
        <w:t xml:space="preserve">Use </w:t>
      </w:r>
      <w:del w:id="21" w:author="Saaimithra Pragadeesh" w:date="2026-05-16T12:50:00Z" w16du:dateUtc="2026-05-16T07:20:00Z">
        <w:r w:rsidRPr="00152101" w:rsidDel="00535EBA">
          <w:rPr>
            <w:b/>
            <w:bCs/>
          </w:rPr>
          <w:delText>Azure Active Directory</w:delText>
        </w:r>
        <w:r w:rsidRPr="00E8445C" w:rsidDel="00535EBA">
          <w:delText xml:space="preserve"> (</w:delText>
        </w:r>
        <w:r w:rsidRPr="00152101" w:rsidDel="00535EBA">
          <w:rPr>
            <w:b/>
            <w:bCs/>
          </w:rPr>
          <w:delText>AAD</w:delText>
        </w:r>
        <w:r w:rsidRPr="00E8445C" w:rsidDel="00535EBA">
          <w:delText>)</w:delText>
        </w:r>
        <w:r w:rsidRPr="00152101" w:rsidDel="00535EBA">
          <w:delText xml:space="preserve"> </w:delText>
        </w:r>
      </w:del>
      <w:ins w:id="22" w:author="Saaimithra Pragadeesh" w:date="2026-05-16T12:50:00Z" w16du:dateUtc="2026-05-16T07:20:00Z">
        <w:r w:rsidR="00535EBA">
          <w:t>Microsoft Entra ID (</w:t>
        </w:r>
      </w:ins>
      <w:ins w:id="23" w:author="Saaimithra Pragadeesh" w:date="2026-05-16T13:02:00Z" w16du:dateUtc="2026-05-16T07:32:00Z">
        <w:r w:rsidR="00C26670" w:rsidRPr="00C26670">
          <w:rPr>
            <w:lang w:val="en-IN"/>
          </w:rPr>
          <w:t>formerly</w:t>
        </w:r>
      </w:ins>
      <w:ins w:id="24" w:author="Saaimithra Pragadeesh" w:date="2026-05-16T13:01:00Z">
        <w:r w:rsidR="00C26670" w:rsidRPr="00C26670">
          <w:rPr>
            <w:lang w:val="en-IN"/>
          </w:rPr>
          <w:t xml:space="preserve"> Azure AD</w:t>
        </w:r>
      </w:ins>
      <w:ins w:id="25" w:author="Saaimithra Pragadeesh" w:date="2026-05-16T13:01:00Z" w16du:dateUtc="2026-05-16T07:31:00Z">
        <w:r w:rsidR="00C26670">
          <w:rPr>
            <w:lang w:val="en-IN"/>
          </w:rPr>
          <w:t xml:space="preserve">) </w:t>
        </w:r>
      </w:ins>
      <w:r w:rsidRPr="00152101">
        <w:t>to manage user roles.</w:t>
      </w:r>
    </w:p>
    <w:p w14:paraId="22D4902B" w14:textId="77777777" w:rsidR="001C234E" w:rsidRPr="00152101" w:rsidRDefault="001C234E">
      <w:pPr>
        <w:pStyle w:val="NormalBPBHEB"/>
        <w:numPr>
          <w:ilvl w:val="0"/>
          <w:numId w:val="39"/>
        </w:numPr>
      </w:pPr>
      <w:r w:rsidRPr="00152101">
        <w:t>Within Databricks, define:</w:t>
      </w:r>
    </w:p>
    <w:p w14:paraId="4FAB74B9" w14:textId="61C4E64A" w:rsidR="001C234E" w:rsidRPr="00152101" w:rsidRDefault="001C234E">
      <w:pPr>
        <w:pStyle w:val="NormalBPBHEB"/>
        <w:numPr>
          <w:ilvl w:val="0"/>
          <w:numId w:val="40"/>
        </w:numPr>
      </w:pPr>
      <w:r w:rsidRPr="000B0C4C">
        <w:rPr>
          <w:b/>
          <w:bCs/>
        </w:rPr>
        <w:t xml:space="preserve">Workspace </w:t>
      </w:r>
      <w:r w:rsidR="000B0C4C">
        <w:rPr>
          <w:b/>
          <w:bCs/>
        </w:rPr>
        <w:t>a</w:t>
      </w:r>
      <w:r w:rsidRPr="000B0C4C">
        <w:rPr>
          <w:b/>
          <w:bCs/>
        </w:rPr>
        <w:t>dmins</w:t>
      </w:r>
      <w:r w:rsidRPr="00E8445C">
        <w:t>:</w:t>
      </w:r>
      <w:r w:rsidRPr="00152101">
        <w:t xml:space="preserve"> Full control.</w:t>
      </w:r>
    </w:p>
    <w:p w14:paraId="7FA9B266" w14:textId="3807CF3A" w:rsidR="001C234E" w:rsidRPr="00152101" w:rsidRDefault="001C234E">
      <w:pPr>
        <w:pStyle w:val="NormalBPBHEB"/>
        <w:numPr>
          <w:ilvl w:val="0"/>
          <w:numId w:val="40"/>
        </w:numPr>
      </w:pPr>
      <w:r w:rsidRPr="000B0C4C">
        <w:rPr>
          <w:b/>
          <w:bCs/>
        </w:rPr>
        <w:t>Users</w:t>
      </w:r>
      <w:r w:rsidRPr="00E8445C">
        <w:t>:</w:t>
      </w:r>
      <w:r w:rsidRPr="00152101">
        <w:t xml:space="preserve"> Can create </w:t>
      </w:r>
      <w:r w:rsidR="00FF6F8E">
        <w:t>Notebook</w:t>
      </w:r>
      <w:r w:rsidRPr="00152101">
        <w:t>s and run jobs.</w:t>
      </w:r>
    </w:p>
    <w:p w14:paraId="2C2DE10D" w14:textId="2803F782" w:rsidR="001C234E" w:rsidRPr="00152101" w:rsidRDefault="001C234E">
      <w:pPr>
        <w:pStyle w:val="NormalBPBHEB"/>
        <w:numPr>
          <w:ilvl w:val="0"/>
          <w:numId w:val="40"/>
        </w:numPr>
      </w:pPr>
      <w:r w:rsidRPr="000B0C4C">
        <w:rPr>
          <w:b/>
          <w:bCs/>
        </w:rPr>
        <w:t xml:space="preserve">Clusters </w:t>
      </w:r>
      <w:r w:rsidR="000B0C4C">
        <w:rPr>
          <w:b/>
          <w:bCs/>
        </w:rPr>
        <w:t>a</w:t>
      </w:r>
      <w:r w:rsidRPr="000B0C4C">
        <w:rPr>
          <w:b/>
          <w:bCs/>
        </w:rPr>
        <w:t>ccess</w:t>
      </w:r>
      <w:r w:rsidRPr="00E8445C">
        <w:t>:</w:t>
      </w:r>
      <w:r w:rsidRPr="00152101">
        <w:t xml:space="preserve"> Restrict who can create or restart clusters.</w:t>
      </w:r>
    </w:p>
    <w:p w14:paraId="0DE7C244" w14:textId="5F7163A4" w:rsidR="001C234E" w:rsidRPr="00152101" w:rsidRDefault="001C234E">
      <w:pPr>
        <w:pStyle w:val="NormalBPBHEB"/>
        <w:numPr>
          <w:ilvl w:val="0"/>
          <w:numId w:val="14"/>
        </w:numPr>
      </w:pPr>
      <w:r w:rsidRPr="00152101">
        <w:rPr>
          <w:b/>
          <w:bCs/>
        </w:rPr>
        <w:t xml:space="preserve">Set </w:t>
      </w:r>
      <w:r w:rsidR="000B0C4C" w:rsidRPr="00152101">
        <w:rPr>
          <w:b/>
          <w:bCs/>
        </w:rPr>
        <w:t>up a cluster</w:t>
      </w:r>
      <w:r w:rsidR="00152101" w:rsidRPr="000B0C4C">
        <w:t>:</w:t>
      </w:r>
      <w:r w:rsidR="00152101">
        <w:t xml:space="preserve"> </w:t>
      </w:r>
      <w:r w:rsidRPr="00152101">
        <w:t>A Databricks cluster is the compute engine behind the scenes. You</w:t>
      </w:r>
      <w:r w:rsidR="004C64EE" w:rsidRPr="00152101">
        <w:t xml:space="preserve"> wi</w:t>
      </w:r>
      <w:r w:rsidRPr="00152101">
        <w:t xml:space="preserve">ll need at least one cluster to run </w:t>
      </w:r>
      <w:r w:rsidR="00FF6F8E">
        <w:t>Notebook</w:t>
      </w:r>
      <w:r w:rsidRPr="00152101">
        <w:t>s and jobs.</w:t>
      </w:r>
    </w:p>
    <w:p w14:paraId="0F146AC5" w14:textId="77777777" w:rsidR="001C234E" w:rsidRPr="00152101" w:rsidRDefault="001C234E" w:rsidP="00E8445C">
      <w:pPr>
        <w:pStyle w:val="NormalBPBHEB"/>
        <w:ind w:left="720"/>
      </w:pPr>
      <w:r w:rsidRPr="00152101">
        <w:t>To create a cluster:</w:t>
      </w:r>
    </w:p>
    <w:p w14:paraId="1D50C6A9" w14:textId="36A45E3A" w:rsidR="001C234E" w:rsidRPr="000B0C4C" w:rsidRDefault="003E437B">
      <w:pPr>
        <w:pStyle w:val="NormalBPBHEB"/>
        <w:numPr>
          <w:ilvl w:val="0"/>
          <w:numId w:val="41"/>
        </w:numPr>
      </w:pPr>
      <w:r w:rsidRPr="000B0C4C">
        <w:t xml:space="preserve">From the left navigation pane, select </w:t>
      </w:r>
      <w:r w:rsidRPr="000B0C4C">
        <w:rPr>
          <w:b/>
          <w:bCs/>
        </w:rPr>
        <w:t>Compute</w:t>
      </w:r>
      <w:r w:rsidRPr="000B0C4C">
        <w:t xml:space="preserve">, then choose </w:t>
      </w:r>
      <w:r w:rsidRPr="000B0C4C">
        <w:rPr>
          <w:b/>
          <w:bCs/>
        </w:rPr>
        <w:t>All-purpose compute</w:t>
      </w:r>
      <w:r w:rsidRPr="000B0C4C">
        <w:t xml:space="preserve"> and click </w:t>
      </w:r>
      <w:r w:rsidRPr="000B0C4C">
        <w:rPr>
          <w:b/>
          <w:bCs/>
        </w:rPr>
        <w:t>Create compute</w:t>
      </w:r>
      <w:r w:rsidR="000B0C4C">
        <w:t xml:space="preserve">, </w:t>
      </w:r>
      <w:r w:rsidRPr="000B0C4C">
        <w:t>as shown in the following figure</w:t>
      </w:r>
      <w:r w:rsidR="000B0C4C">
        <w:t>:</w:t>
      </w:r>
    </w:p>
    <w:p w14:paraId="46C576F8" w14:textId="43D702DD" w:rsidR="004764F7" w:rsidRDefault="00C57C11" w:rsidP="000B0C4C">
      <w:pPr>
        <w:pStyle w:val="FigureBPBHEB"/>
      </w:pPr>
      <w:r>
        <w:rPr>
          <w:noProof/>
        </w:rPr>
        <w:lastRenderedPageBreak/>
        <w:drawing>
          <wp:inline distT="0" distB="0" distL="0" distR="0" wp14:anchorId="2A95B892" wp14:editId="0551735C">
            <wp:extent cx="5731510" cy="2602230"/>
            <wp:effectExtent l="19050" t="19050" r="21590" b="26670"/>
            <wp:docPr id="1762106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6280" name="Picture 17621062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02230"/>
                    </a:xfrm>
                    <a:prstGeom prst="rect">
                      <a:avLst/>
                    </a:prstGeom>
                    <a:ln w="31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71E45930" w14:textId="0601372F" w:rsidR="004764F7" w:rsidRDefault="004764F7" w:rsidP="004764F7">
      <w:pPr>
        <w:pStyle w:val="FigureCaptionBPBHEB"/>
        <w:ind w:left="360"/>
      </w:pPr>
      <w:r w:rsidRPr="00B46AE1">
        <w:rPr>
          <w:b/>
          <w:bCs w:val="0"/>
        </w:rPr>
        <w:t>Figure 4.</w:t>
      </w:r>
      <w:r w:rsidR="00B5150F">
        <w:rPr>
          <w:b/>
          <w:bCs w:val="0"/>
        </w:rPr>
        <w:t>6</w:t>
      </w:r>
      <w:r w:rsidRPr="00C375B5">
        <w:rPr>
          <w:rPrChange w:id="26" w:author="Aditi Singha" w:date="2026-05-25T15:53:00Z" w16du:dateUtc="2026-05-25T10:23:00Z">
            <w:rPr>
              <w:b/>
              <w:bCs w:val="0"/>
            </w:rPr>
          </w:rPrChange>
        </w:rPr>
        <w:t xml:space="preserve">: </w:t>
      </w:r>
      <w:r>
        <w:t xml:space="preserve">Creating </w:t>
      </w:r>
      <w:r w:rsidR="00943E29">
        <w:t xml:space="preserve">an </w:t>
      </w:r>
      <w:r w:rsidR="000B0C4C">
        <w:t>a</w:t>
      </w:r>
      <w:r w:rsidR="00943E29">
        <w:t>ll-purpose</w:t>
      </w:r>
      <w:r>
        <w:t xml:space="preserve"> compute</w:t>
      </w:r>
    </w:p>
    <w:p w14:paraId="0522671F" w14:textId="77777777" w:rsidR="000B0C4C" w:rsidRPr="004764F7" w:rsidRDefault="000B0C4C" w:rsidP="000B0C4C">
      <w:pPr>
        <w:pStyle w:val="NormalBPBHEB"/>
      </w:pPr>
    </w:p>
    <w:p w14:paraId="3EE1F29F" w14:textId="4A5499B2" w:rsidR="001C234E" w:rsidRPr="003F7A24" w:rsidRDefault="001C234E">
      <w:pPr>
        <w:pStyle w:val="NormalBPBHEB"/>
        <w:numPr>
          <w:ilvl w:val="0"/>
          <w:numId w:val="41"/>
        </w:numPr>
      </w:pPr>
      <w:r w:rsidRPr="003F7A24">
        <w:t xml:space="preserve">Set a </w:t>
      </w:r>
      <w:r w:rsidR="00FB0671" w:rsidRPr="003F7A24">
        <w:t>Compute</w:t>
      </w:r>
      <w:r w:rsidRPr="003F7A24">
        <w:t xml:space="preserve"> name.</w:t>
      </w:r>
    </w:p>
    <w:p w14:paraId="7D25A48F" w14:textId="0F7D604C" w:rsidR="001C234E" w:rsidRPr="003F7A24" w:rsidRDefault="001C234E">
      <w:pPr>
        <w:pStyle w:val="NormalBPBHEB"/>
        <w:numPr>
          <w:ilvl w:val="0"/>
          <w:numId w:val="41"/>
        </w:numPr>
      </w:pPr>
      <w:r w:rsidRPr="003F7A24">
        <w:t xml:space="preserve">Choose the </w:t>
      </w:r>
      <w:r w:rsidR="00FB0671" w:rsidRPr="003F7A24">
        <w:rPr>
          <w:b/>
          <w:bCs/>
        </w:rPr>
        <w:t>Databricks</w:t>
      </w:r>
      <w:r w:rsidR="00FB0671" w:rsidRPr="003F7A24">
        <w:t xml:space="preserve"> </w:t>
      </w:r>
      <w:r w:rsidRPr="00967892">
        <w:t xml:space="preserve">runtime </w:t>
      </w:r>
      <w:r w:rsidRPr="003F7A24">
        <w:t>(latest DBR with Scala/Python/SQL).</w:t>
      </w:r>
    </w:p>
    <w:p w14:paraId="28270A3F" w14:textId="6056EF7B" w:rsidR="001C234E" w:rsidRPr="003F7A24" w:rsidRDefault="001C234E">
      <w:pPr>
        <w:pStyle w:val="NormalBPBHEB"/>
        <w:numPr>
          <w:ilvl w:val="0"/>
          <w:numId w:val="41"/>
        </w:numPr>
      </w:pPr>
      <w:r w:rsidRPr="003F7A24">
        <w:t xml:space="preserve">Configure </w:t>
      </w:r>
      <w:r w:rsidR="00FB0671" w:rsidRPr="003F7A24">
        <w:rPr>
          <w:b/>
          <w:bCs/>
        </w:rPr>
        <w:t>A</w:t>
      </w:r>
      <w:r w:rsidRPr="003F7A24">
        <w:rPr>
          <w:b/>
          <w:bCs/>
        </w:rPr>
        <w:t>utoscaling</w:t>
      </w:r>
      <w:r w:rsidRPr="003F7A24">
        <w:t xml:space="preserve"> to handle varying workloads.</w:t>
      </w:r>
    </w:p>
    <w:p w14:paraId="7CC0D5F2" w14:textId="77777777" w:rsidR="001C234E" w:rsidRPr="003F7A24" w:rsidRDefault="001C234E">
      <w:pPr>
        <w:pStyle w:val="NormalBPBHEB"/>
        <w:numPr>
          <w:ilvl w:val="0"/>
          <w:numId w:val="41"/>
        </w:numPr>
      </w:pPr>
      <w:r w:rsidRPr="003F7A24">
        <w:t xml:space="preserve">Enable </w:t>
      </w:r>
      <w:r w:rsidRPr="003F7A24">
        <w:rPr>
          <w:b/>
          <w:bCs/>
        </w:rPr>
        <w:t>Terminating idle clusters</w:t>
      </w:r>
      <w:r w:rsidRPr="003F7A24">
        <w:t xml:space="preserve"> (e.g., after 20 minutes) to reduce costs.</w:t>
      </w:r>
    </w:p>
    <w:p w14:paraId="08903641" w14:textId="75669650" w:rsidR="00907644" w:rsidRPr="00337BF4" w:rsidRDefault="001C234E" w:rsidP="000B0C4C">
      <w:pPr>
        <w:pStyle w:val="NormalBPBHEB"/>
        <w:ind w:left="720"/>
      </w:pPr>
      <w:r w:rsidRPr="003F7A24">
        <w:t xml:space="preserve">Clusters can be </w:t>
      </w:r>
      <w:r w:rsidRPr="00967892">
        <w:t>interactive</w:t>
      </w:r>
      <w:r w:rsidRPr="003F7A24">
        <w:t xml:space="preserve"> (for </w:t>
      </w:r>
      <w:r w:rsidR="00FF6F8E">
        <w:t>Notebook</w:t>
      </w:r>
      <w:r w:rsidRPr="003F7A24">
        <w:t xml:space="preserve">s) or </w:t>
      </w:r>
      <w:r w:rsidRPr="00967892">
        <w:t>job-based</w:t>
      </w:r>
      <w:r w:rsidRPr="003F7A24">
        <w:t xml:space="preserve"> (for production ETL).</w:t>
      </w:r>
      <w:r w:rsidR="00907644">
        <w:t xml:space="preserve"> </w:t>
      </w:r>
      <w:r w:rsidR="00907644" w:rsidRPr="000B0C4C">
        <w:rPr>
          <w:i/>
          <w:iCs/>
        </w:rPr>
        <w:t>Figure 4.7</w:t>
      </w:r>
      <w:r w:rsidR="00907644" w:rsidRPr="00337BF4">
        <w:t xml:space="preserve"> illustrates the </w:t>
      </w:r>
      <w:r w:rsidR="00907644" w:rsidRPr="00337BF4">
        <w:rPr>
          <w:b/>
          <w:bCs/>
        </w:rPr>
        <w:t>Create new Compute</w:t>
      </w:r>
      <w:r w:rsidR="00907644" w:rsidRPr="00337BF4">
        <w:t xml:space="preserve"> page, where cluster configuration settings are defined</w:t>
      </w:r>
      <w:r w:rsidR="000B0C4C">
        <w:t>:</w:t>
      </w:r>
    </w:p>
    <w:p w14:paraId="7F7ADF48" w14:textId="6189833E" w:rsidR="004764F7" w:rsidRDefault="00B5150F" w:rsidP="000B0C4C">
      <w:pPr>
        <w:pStyle w:val="FigureBPBHEB"/>
      </w:pPr>
      <w:r>
        <w:rPr>
          <w:noProof/>
        </w:rPr>
        <w:drawing>
          <wp:inline distT="0" distB="0" distL="0" distR="0" wp14:anchorId="737CBBE2" wp14:editId="79B73AA3">
            <wp:extent cx="5731510" cy="3366770"/>
            <wp:effectExtent l="19050" t="19050" r="21590" b="24130"/>
            <wp:docPr id="891530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30793" name="Picture 8915307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66770"/>
                    </a:xfrm>
                    <a:prstGeom prst="rect">
                      <a:avLst/>
                    </a:prstGeom>
                    <a:ln w="31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p>
    <w:p w14:paraId="0C8CF1EC" w14:textId="0FDD33C2" w:rsidR="004764F7" w:rsidRDefault="004764F7" w:rsidP="004764F7">
      <w:pPr>
        <w:pStyle w:val="FigureCaptionBPBHEB"/>
        <w:ind w:left="360"/>
      </w:pPr>
      <w:r w:rsidRPr="00B46AE1">
        <w:rPr>
          <w:b/>
          <w:bCs w:val="0"/>
        </w:rPr>
        <w:t>Figure 4.</w:t>
      </w:r>
      <w:r w:rsidR="00B5150F">
        <w:rPr>
          <w:b/>
          <w:bCs w:val="0"/>
        </w:rPr>
        <w:t>7</w:t>
      </w:r>
      <w:r w:rsidRPr="00C375B5">
        <w:rPr>
          <w:rPrChange w:id="27" w:author="Aditi Singha" w:date="2026-05-25T15:53:00Z" w16du:dateUtc="2026-05-25T10:23:00Z">
            <w:rPr>
              <w:b/>
              <w:bCs w:val="0"/>
            </w:rPr>
          </w:rPrChange>
        </w:rPr>
        <w:t xml:space="preserve">: </w:t>
      </w:r>
      <w:r>
        <w:t>Compute creation screen</w:t>
      </w:r>
    </w:p>
    <w:p w14:paraId="23C14F58" w14:textId="77777777" w:rsidR="00943E29" w:rsidRPr="004764F7" w:rsidRDefault="00943E29" w:rsidP="00967892">
      <w:pPr>
        <w:pStyle w:val="NormalBPBHEB"/>
      </w:pPr>
    </w:p>
    <w:p w14:paraId="0C13D7A7" w14:textId="3A9273DA" w:rsidR="00E2118B" w:rsidRPr="005A7F1B" w:rsidRDefault="00061588" w:rsidP="00AD6604">
      <w:pPr>
        <w:pStyle w:val="Heading1BPBHEB"/>
      </w:pPr>
      <w:r>
        <w:t xml:space="preserve">Creating and </w:t>
      </w:r>
      <w:r w:rsidR="00943E29">
        <w:t xml:space="preserve">managing </w:t>
      </w:r>
      <w:r w:rsidR="00FF6F8E">
        <w:t>Notebook</w:t>
      </w:r>
      <w:r>
        <w:t>s</w:t>
      </w:r>
    </w:p>
    <w:p w14:paraId="3A9C2D0B" w14:textId="630D54CA" w:rsidR="00B77688" w:rsidRDefault="00B77688" w:rsidP="000B0C4C">
      <w:pPr>
        <w:pStyle w:val="NormalBPBHEB"/>
      </w:pPr>
      <w:r w:rsidRPr="00B77688">
        <w:t xml:space="preserve">In Azure Databricks, </w:t>
      </w:r>
      <w:r w:rsidR="00FF6F8E">
        <w:t>Notebook</w:t>
      </w:r>
      <w:r w:rsidRPr="00B77688">
        <w:t>s are more than just a place to write code</w:t>
      </w:r>
      <w:r w:rsidR="004C64EE">
        <w:t>. T</w:t>
      </w:r>
      <w:r w:rsidRPr="00B77688">
        <w:t>hey</w:t>
      </w:r>
      <w:r w:rsidR="004C64EE">
        <w:t xml:space="preserve"> a</w:t>
      </w:r>
      <w:r w:rsidRPr="00B77688">
        <w:t xml:space="preserve">re your main workbench for exploring data, building pipelines, running jobs, and collaborating with your team. Think of them as digital </w:t>
      </w:r>
      <w:r w:rsidR="00FF6F8E">
        <w:t>Notebook</w:t>
      </w:r>
      <w:r w:rsidRPr="00B77688">
        <w:t>s where you can write in multiple languages, execute code interactively, visualize results, and document your thinking</w:t>
      </w:r>
      <w:r w:rsidR="004C64EE">
        <w:t xml:space="preserve">, </w:t>
      </w:r>
      <w:r w:rsidRPr="00B77688">
        <w:t>all in one place.</w:t>
      </w:r>
    </w:p>
    <w:p w14:paraId="49CA971D" w14:textId="4F60FD72" w:rsidR="00943E29" w:rsidRPr="00B77688" w:rsidRDefault="00943E29" w:rsidP="000B0C4C">
      <w:pPr>
        <w:pStyle w:val="NormalBPBHEB"/>
      </w:pPr>
      <w:r w:rsidRPr="00B77688">
        <w:t>To get started, you</w:t>
      </w:r>
      <w:r>
        <w:t xml:space="preserve"> wi</w:t>
      </w:r>
      <w:r w:rsidRPr="00B77688">
        <w:t xml:space="preserve">ll head into your Databricks workspace and create a </w:t>
      </w:r>
      <w:r w:rsidR="00FF6F8E">
        <w:t>Notebook</w:t>
      </w:r>
      <w:r w:rsidRPr="00B77688">
        <w:t xml:space="preserve"> from the sidebar. You</w:t>
      </w:r>
      <w:r>
        <w:t xml:space="preserve"> wi</w:t>
      </w:r>
      <w:r w:rsidRPr="00B77688">
        <w:t xml:space="preserve">ll be asked to name your </w:t>
      </w:r>
      <w:r w:rsidR="00FF6F8E">
        <w:t>Notebook</w:t>
      </w:r>
      <w:r w:rsidRPr="00B77688">
        <w:t xml:space="preserve">, choose a default language (Python, SQL, Scala, or R), and attach it to a running cluster. </w:t>
      </w:r>
      <w:r w:rsidR="00543E19">
        <w:t>J</w:t>
      </w:r>
      <w:r w:rsidRPr="00B77688">
        <w:t>ust like that, you</w:t>
      </w:r>
      <w:r>
        <w:t xml:space="preserve"> a</w:t>
      </w:r>
      <w:r w:rsidRPr="00B77688">
        <w:t>re ready to go.</w:t>
      </w:r>
    </w:p>
    <w:p w14:paraId="2CB8AED4" w14:textId="7E27E441" w:rsidR="007A5A68" w:rsidRPr="000B0C4C" w:rsidRDefault="00943E29" w:rsidP="000B0C4C">
      <w:pPr>
        <w:pStyle w:val="NormalBPBHEB"/>
        <w:rPr>
          <w:color w:val="000000" w:themeColor="text1"/>
        </w:rPr>
      </w:pPr>
      <w:r w:rsidRPr="00B77688">
        <w:t xml:space="preserve">Each </w:t>
      </w:r>
      <w:r w:rsidR="00FF6F8E">
        <w:t>Notebook</w:t>
      </w:r>
      <w:r w:rsidRPr="00B77688">
        <w:t xml:space="preserve"> is made up of individual cells. In these cells, you write and execute your code in small, testable chunks. You can also add text cells using Markdown to explain what your code does, show titles, or include rich formatting like tables and images. This makes your </w:t>
      </w:r>
      <w:r w:rsidR="00FF6F8E">
        <w:t>Notebook</w:t>
      </w:r>
      <w:r w:rsidRPr="00B77688">
        <w:t xml:space="preserve">s not only functional but </w:t>
      </w:r>
      <w:r>
        <w:t xml:space="preserve">also </w:t>
      </w:r>
      <w:r w:rsidRPr="00B77688">
        <w:t>easy to read and share.</w:t>
      </w:r>
      <w:r w:rsidR="00565281">
        <w:t xml:space="preserve"> </w:t>
      </w:r>
      <w:r w:rsidR="007A5A68" w:rsidRPr="000B0C4C">
        <w:rPr>
          <w:i/>
          <w:iCs/>
          <w:color w:val="000000" w:themeColor="text1"/>
        </w:rPr>
        <w:t>Figure 4.8</w:t>
      </w:r>
      <w:r w:rsidR="007A5A68" w:rsidRPr="000B0C4C">
        <w:rPr>
          <w:color w:val="000000" w:themeColor="text1"/>
        </w:rPr>
        <w:t xml:space="preserve"> illustrates how to navigate to a </w:t>
      </w:r>
      <w:r w:rsidR="00FF6F8E" w:rsidRPr="000B0C4C">
        <w:rPr>
          <w:color w:val="000000" w:themeColor="text1"/>
        </w:rPr>
        <w:t>Notebook</w:t>
      </w:r>
      <w:r w:rsidR="007A5A68" w:rsidRPr="000B0C4C">
        <w:rPr>
          <w:color w:val="000000" w:themeColor="text1"/>
        </w:rPr>
        <w:t xml:space="preserve"> within the workspace</w:t>
      </w:r>
      <w:r w:rsidR="000B0C4C">
        <w:rPr>
          <w:color w:val="000000" w:themeColor="text1"/>
        </w:rPr>
        <w:t>:</w:t>
      </w:r>
    </w:p>
    <w:p w14:paraId="1B9916F4" w14:textId="4DE3432D" w:rsidR="00B5150F" w:rsidRPr="00B77688" w:rsidRDefault="00B5150F" w:rsidP="00B77688">
      <w:pPr>
        <w:pStyle w:val="NormalBPBHEB"/>
      </w:pPr>
    </w:p>
    <w:p w14:paraId="6485E1CD" w14:textId="77777777" w:rsidR="00943E29" w:rsidRDefault="00B5150F" w:rsidP="000B0C4C">
      <w:pPr>
        <w:pStyle w:val="FigureBPBHEB"/>
      </w:pPr>
      <w:r>
        <w:rPr>
          <w:noProof/>
        </w:rPr>
        <w:drawing>
          <wp:inline distT="0" distB="0" distL="0" distR="0" wp14:anchorId="59871AA7" wp14:editId="6266F3E1">
            <wp:extent cx="3162300" cy="3379470"/>
            <wp:effectExtent l="19050" t="19050" r="19050" b="11430"/>
            <wp:docPr id="786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33" name="Picture 786933"/>
                    <pic:cNvPicPr/>
                  </pic:nvPicPr>
                  <pic:blipFill>
                    <a:blip r:embed="rId19">
                      <a:extLst>
                        <a:ext uri="{28A0092B-C50C-407E-A947-70E740481C1C}">
                          <a14:useLocalDpi xmlns:a14="http://schemas.microsoft.com/office/drawing/2010/main" val="0"/>
                        </a:ext>
                      </a:extLst>
                    </a:blip>
                    <a:stretch>
                      <a:fillRect/>
                    </a:stretch>
                  </pic:blipFill>
                  <pic:spPr>
                    <a:xfrm>
                      <a:off x="0" y="0"/>
                      <a:ext cx="3181298" cy="3399246"/>
                    </a:xfrm>
                    <a:prstGeom prst="rect">
                      <a:avLst/>
                    </a:prstGeom>
                    <a:ln w="3175">
                      <a:solidFill>
                        <a:schemeClr val="tx1"/>
                      </a:solidFill>
                    </a:ln>
                  </pic:spPr>
                </pic:pic>
              </a:graphicData>
            </a:graphic>
          </wp:inline>
        </w:drawing>
      </w:r>
    </w:p>
    <w:p w14:paraId="75E0CC1E" w14:textId="0191BEB6" w:rsidR="00805FAE" w:rsidRDefault="00805FAE" w:rsidP="0025041E">
      <w:pPr>
        <w:pStyle w:val="FigureCaptionBPBHEB"/>
      </w:pPr>
      <w:r w:rsidRPr="00B46AE1">
        <w:rPr>
          <w:b/>
          <w:bCs w:val="0"/>
        </w:rPr>
        <w:t>Figure 4.</w:t>
      </w:r>
      <w:r w:rsidR="00B5150F">
        <w:rPr>
          <w:b/>
          <w:bCs w:val="0"/>
        </w:rPr>
        <w:t>8</w:t>
      </w:r>
      <w:r w:rsidRPr="00C375B5">
        <w:rPr>
          <w:rPrChange w:id="28" w:author="Aditi Singha" w:date="2026-05-25T15:53:00Z" w16du:dateUtc="2026-05-25T10:23:00Z">
            <w:rPr>
              <w:b/>
              <w:bCs w:val="0"/>
            </w:rPr>
          </w:rPrChange>
        </w:rPr>
        <w:t xml:space="preserve">: </w:t>
      </w:r>
      <w:r>
        <w:t xml:space="preserve">Navigate to </w:t>
      </w:r>
      <w:r w:rsidR="00FF6F8E">
        <w:t>Notebook</w:t>
      </w:r>
      <w:r>
        <w:t xml:space="preserve"> creation</w:t>
      </w:r>
    </w:p>
    <w:p w14:paraId="24E28BBE" w14:textId="77777777" w:rsidR="00B5150F" w:rsidRPr="00B77688" w:rsidRDefault="00B5150F" w:rsidP="0025041E">
      <w:pPr>
        <w:pStyle w:val="NormalBPBHEB"/>
      </w:pPr>
    </w:p>
    <w:p w14:paraId="1460CEFC" w14:textId="0080E2CF" w:rsidR="00B77688" w:rsidRPr="00B77688" w:rsidRDefault="00B77688" w:rsidP="000B0C4C">
      <w:pPr>
        <w:pStyle w:val="NormalBPBHEB"/>
      </w:pPr>
      <w:r w:rsidRPr="00B77688">
        <w:t xml:space="preserve">One powerful feature of Databricks </w:t>
      </w:r>
      <w:r w:rsidR="00FF6F8E">
        <w:t>Notebook</w:t>
      </w:r>
      <w:r w:rsidRPr="00B77688">
        <w:t>s is the ability to mix languages using magic commands. For instance, if your default language is Python but you want to run a SQL query, simply type %sql at the top of a cell. It</w:t>
      </w:r>
      <w:r w:rsidR="004C64EE">
        <w:t xml:space="preserve"> is</w:t>
      </w:r>
      <w:r w:rsidRPr="00B77688">
        <w:t xml:space="preserve"> a flexible setup that allows data engineers, analysts, and scientists to work in their language of choice without switching tools.</w:t>
      </w:r>
    </w:p>
    <w:p w14:paraId="5309B7C5" w14:textId="1F4D7642" w:rsidR="00D5703B" w:rsidRPr="00FD733E" w:rsidRDefault="00B77688" w:rsidP="00FD733E">
      <w:pPr>
        <w:pStyle w:val="NormalBPBHEB"/>
        <w:rPr>
          <w:color w:val="000000" w:themeColor="text1"/>
        </w:rPr>
      </w:pPr>
      <w:r w:rsidRPr="00B77688">
        <w:lastRenderedPageBreak/>
        <w:t xml:space="preserve">As your project grows, organizing your </w:t>
      </w:r>
      <w:r w:rsidR="00FF6F8E">
        <w:t>Notebook</w:t>
      </w:r>
      <w:r w:rsidRPr="00B77688">
        <w:t xml:space="preserve">s becomes important. You might create folders named bronze, silver, and gold to align with the </w:t>
      </w:r>
      <w:r w:rsidR="0042691C">
        <w:t>M</w:t>
      </w:r>
      <w:r w:rsidR="0042691C" w:rsidRPr="00B77688">
        <w:t xml:space="preserve">edallion </w:t>
      </w:r>
      <w:r w:rsidR="0042691C">
        <w:t>A</w:t>
      </w:r>
      <w:r w:rsidR="0042691C" w:rsidRPr="00B77688">
        <w:t>rchitecture</w:t>
      </w:r>
      <w:r w:rsidRPr="00B77688">
        <w:t xml:space="preserve">. Naming </w:t>
      </w:r>
      <w:r w:rsidR="00FF6F8E">
        <w:t>Notebook</w:t>
      </w:r>
      <w:r w:rsidRPr="00B77688">
        <w:t>s in a logical sequence</w:t>
      </w:r>
      <w:r w:rsidR="00943E29">
        <w:t>, like 01_load_data, 02_clean_data, and 03_aggregate,</w:t>
      </w:r>
      <w:r w:rsidRPr="00B77688">
        <w:t xml:space="preserve"> helps keep things clean and easy to follow. Adding a short markdown summary at the top of each </w:t>
      </w:r>
      <w:r w:rsidR="00FF6F8E">
        <w:t>Notebook</w:t>
      </w:r>
      <w:r w:rsidR="00943E29">
        <w:t xml:space="preserve">, such as what the </w:t>
      </w:r>
      <w:r w:rsidR="00FF6F8E">
        <w:t>Notebook</w:t>
      </w:r>
      <w:r w:rsidR="00943E29">
        <w:t xml:space="preserve"> does, what data it touches, and any dependencies,</w:t>
      </w:r>
      <w:r w:rsidR="004C64EE">
        <w:t xml:space="preserve"> </w:t>
      </w:r>
      <w:r w:rsidRPr="00B77688">
        <w:t>is a great habit to form early.</w:t>
      </w:r>
      <w:r w:rsidR="00D5703B">
        <w:t xml:space="preserve"> </w:t>
      </w:r>
      <w:r w:rsidR="00BF6D3C" w:rsidRPr="00FD733E">
        <w:rPr>
          <w:color w:val="000000" w:themeColor="text1"/>
        </w:rPr>
        <w:t xml:space="preserve">The following is the </w:t>
      </w:r>
      <w:r w:rsidR="00D5703B" w:rsidRPr="00FD733E">
        <w:rPr>
          <w:color w:val="000000" w:themeColor="text1"/>
        </w:rPr>
        <w:t xml:space="preserve">screenshot of </w:t>
      </w:r>
      <w:r w:rsidR="00943E29" w:rsidRPr="00FD733E">
        <w:rPr>
          <w:color w:val="000000" w:themeColor="text1"/>
        </w:rPr>
        <w:t xml:space="preserve">an </w:t>
      </w:r>
      <w:r w:rsidR="00D5703B" w:rsidRPr="00FD733E">
        <w:rPr>
          <w:color w:val="000000" w:themeColor="text1"/>
        </w:rPr>
        <w:t xml:space="preserve">empty </w:t>
      </w:r>
      <w:r w:rsidR="00FF6F8E" w:rsidRPr="00FD733E">
        <w:rPr>
          <w:color w:val="000000" w:themeColor="text1"/>
        </w:rPr>
        <w:t>Notebook</w:t>
      </w:r>
      <w:r w:rsidR="00D5703B" w:rsidRPr="00FD733E">
        <w:rPr>
          <w:color w:val="000000" w:themeColor="text1"/>
        </w:rPr>
        <w:t xml:space="preserve"> named </w:t>
      </w:r>
      <w:r w:rsidR="00145090" w:rsidRPr="00FD733E">
        <w:rPr>
          <w:color w:val="000000" w:themeColor="text1"/>
        </w:rPr>
        <w:t>Sample</w:t>
      </w:r>
      <w:r w:rsidR="00D5703B" w:rsidRPr="00FD733E">
        <w:rPr>
          <w:color w:val="000000" w:themeColor="text1"/>
        </w:rPr>
        <w:t xml:space="preserve"> </w:t>
      </w:r>
      <w:r w:rsidR="00FF6F8E" w:rsidRPr="00FD733E">
        <w:rPr>
          <w:color w:val="000000" w:themeColor="text1"/>
        </w:rPr>
        <w:t>Notebook</w:t>
      </w:r>
      <w:r w:rsidR="00145090" w:rsidRPr="00FD733E">
        <w:rPr>
          <w:color w:val="000000" w:themeColor="text1"/>
        </w:rPr>
        <w:t>:</w:t>
      </w:r>
    </w:p>
    <w:p w14:paraId="2DFFDACE" w14:textId="16C7B72C" w:rsidR="00D5703B" w:rsidRDefault="00160893" w:rsidP="00FD733E">
      <w:pPr>
        <w:pStyle w:val="FigureBPBHEB"/>
      </w:pPr>
      <w:r>
        <w:rPr>
          <w:noProof/>
        </w:rPr>
        <w:drawing>
          <wp:inline distT="0" distB="0" distL="0" distR="0" wp14:anchorId="06CADCDE" wp14:editId="28A836EF">
            <wp:extent cx="5731510" cy="1288415"/>
            <wp:effectExtent l="19050" t="19050" r="21590" b="26035"/>
            <wp:docPr id="7858732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3227" name="Picture 7858732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288415"/>
                    </a:xfrm>
                    <a:prstGeom prst="rect">
                      <a:avLst/>
                    </a:prstGeom>
                    <a:ln w="3175">
                      <a:solidFill>
                        <a:schemeClr val="tx1"/>
                      </a:solidFill>
                    </a:ln>
                  </pic:spPr>
                </pic:pic>
              </a:graphicData>
            </a:graphic>
          </wp:inline>
        </w:drawing>
      </w:r>
    </w:p>
    <w:p w14:paraId="573DEE8C" w14:textId="1E220CFC" w:rsidR="00160893" w:rsidRDefault="00160893" w:rsidP="00FD733E">
      <w:pPr>
        <w:pStyle w:val="FigureCaptionBPBHEB"/>
      </w:pPr>
      <w:r w:rsidRPr="00B46AE1">
        <w:rPr>
          <w:b/>
        </w:rPr>
        <w:t>Figure 4.</w:t>
      </w:r>
      <w:r>
        <w:rPr>
          <w:b/>
        </w:rPr>
        <w:t>9</w:t>
      </w:r>
      <w:r w:rsidRPr="00FD733E">
        <w:t xml:space="preserve">: </w:t>
      </w:r>
      <w:r>
        <w:t xml:space="preserve">Empty </w:t>
      </w:r>
      <w:r w:rsidR="00FF6F8E">
        <w:t>Notebook</w:t>
      </w:r>
    </w:p>
    <w:p w14:paraId="1027F766" w14:textId="77777777" w:rsidR="00FD733E" w:rsidRDefault="00FD733E" w:rsidP="00FD733E">
      <w:pPr>
        <w:pStyle w:val="NormalBPBHEB"/>
      </w:pPr>
    </w:p>
    <w:p w14:paraId="27608B9C" w14:textId="5B6900FC" w:rsidR="00B77688" w:rsidRPr="00B77688" w:rsidRDefault="00B77688" w:rsidP="00FD733E">
      <w:pPr>
        <w:pStyle w:val="NormalBPBHEB"/>
      </w:pPr>
      <w:r w:rsidRPr="00B77688">
        <w:t xml:space="preserve">Databricks also shines when it comes to collaboration. Multiple team members can work on the same </w:t>
      </w:r>
      <w:r w:rsidR="00FF6F8E">
        <w:t>Notebook</w:t>
      </w:r>
      <w:r w:rsidRPr="00B77688">
        <w:t xml:space="preserve"> in real time, much like a shared Google Doc. You can leave comments on specific code cells, making it easy to review, explain, or request changes. Every </w:t>
      </w:r>
      <w:r w:rsidR="00FF6F8E">
        <w:t>Notebook</w:t>
      </w:r>
      <w:r w:rsidRPr="00B77688">
        <w:t xml:space="preserve"> has built-in revision history, so if something breaks, you can always go back to a previous version.</w:t>
      </w:r>
    </w:p>
    <w:p w14:paraId="3DD89519" w14:textId="6767EA96" w:rsidR="00B77688" w:rsidRPr="00B77688" w:rsidRDefault="00B77688" w:rsidP="00FD733E">
      <w:pPr>
        <w:pStyle w:val="NormalBPBHEB"/>
      </w:pPr>
      <w:r w:rsidRPr="00B77688">
        <w:t xml:space="preserve">If your team uses Git, Databricks makes it easy to link </w:t>
      </w:r>
      <w:r w:rsidR="00FF6F8E">
        <w:t>Notebook</w:t>
      </w:r>
      <w:r w:rsidRPr="00B77688">
        <w:t xml:space="preserve">s to a repository. This allows you to version control your </w:t>
      </w:r>
      <w:r w:rsidR="00FF6F8E">
        <w:t>Notebook</w:t>
      </w:r>
      <w:r w:rsidRPr="00B77688">
        <w:t>s, integrate with CI/CD pipelines, and maintain a clear audit trail of changes.</w:t>
      </w:r>
    </w:p>
    <w:p w14:paraId="38DCA71D" w14:textId="57E2D639" w:rsidR="00B77688" w:rsidRPr="00B77688" w:rsidRDefault="00B77688" w:rsidP="00FD733E">
      <w:pPr>
        <w:pStyle w:val="NormalBPBHEB"/>
      </w:pPr>
      <w:r w:rsidRPr="00B77688">
        <w:t xml:space="preserve">Over time, as your </w:t>
      </w:r>
      <w:r w:rsidR="00FF6F8E">
        <w:t>Notebook</w:t>
      </w:r>
      <w:r w:rsidRPr="00B77688">
        <w:t xml:space="preserve">s become more complex, </w:t>
      </w:r>
      <w:r w:rsidR="00FC3B1D" w:rsidRPr="00B77688">
        <w:t>you</w:t>
      </w:r>
      <w:r w:rsidR="00FC3B1D">
        <w:t xml:space="preserve"> wi</w:t>
      </w:r>
      <w:r w:rsidR="00FC3B1D" w:rsidRPr="00B77688">
        <w:t xml:space="preserve">ll </w:t>
      </w:r>
      <w:r w:rsidRPr="00B77688">
        <w:t xml:space="preserve">want to follow some best practices. Keep </w:t>
      </w:r>
      <w:r w:rsidR="00FF6F8E">
        <w:t>Notebook</w:t>
      </w:r>
      <w:r w:rsidRPr="00B77688">
        <w:t>s focused</w:t>
      </w:r>
      <w:r w:rsidR="0041704C">
        <w:t xml:space="preserve">; </w:t>
      </w:r>
      <w:r w:rsidRPr="00B77688">
        <w:t xml:space="preserve">one purpose per </w:t>
      </w:r>
      <w:r w:rsidR="00FF6F8E">
        <w:t>Notebook</w:t>
      </w:r>
      <w:r w:rsidRPr="00B77688">
        <w:t xml:space="preserve"> is a good rule of thumb. Use configuration files or widgets instead of hardcoding paths and values. Move reusable logic into separate modules or libraries, especially if </w:t>
      </w:r>
      <w:r w:rsidR="00FC3B1D" w:rsidRPr="00B77688">
        <w:t>you</w:t>
      </w:r>
      <w:r w:rsidR="00FC3B1D">
        <w:t xml:space="preserve"> a</w:t>
      </w:r>
      <w:r w:rsidR="00FC3B1D" w:rsidRPr="00B77688">
        <w:t xml:space="preserve">re </w:t>
      </w:r>
      <w:r w:rsidRPr="00B77688">
        <w:t xml:space="preserve">repeating code across </w:t>
      </w:r>
      <w:r w:rsidR="00FF6F8E">
        <w:t>Notebook</w:t>
      </w:r>
      <w:r w:rsidRPr="00B77688">
        <w:t xml:space="preserve">s. </w:t>
      </w:r>
      <w:r w:rsidR="0042691C">
        <w:t>W</w:t>
      </w:r>
      <w:r w:rsidRPr="00B77688">
        <w:t xml:space="preserve">hen </w:t>
      </w:r>
      <w:r w:rsidR="00FC3B1D" w:rsidRPr="00B77688">
        <w:t>you</w:t>
      </w:r>
      <w:r w:rsidR="00FC3B1D">
        <w:t xml:space="preserve"> a</w:t>
      </w:r>
      <w:r w:rsidR="00FC3B1D" w:rsidRPr="00B77688">
        <w:t xml:space="preserve">re </w:t>
      </w:r>
      <w:r w:rsidRPr="00B77688">
        <w:t xml:space="preserve">ready to publish your work or push it into production, clear outputs to keep things clean and make your </w:t>
      </w:r>
      <w:r w:rsidR="00FF6F8E">
        <w:t>Notebook</w:t>
      </w:r>
      <w:r w:rsidRPr="00B77688">
        <w:t>s easier to review.</w:t>
      </w:r>
    </w:p>
    <w:p w14:paraId="4B6C3FBC" w14:textId="41082FD8" w:rsidR="00847176" w:rsidRDefault="00B77688" w:rsidP="00FD733E">
      <w:pPr>
        <w:pStyle w:val="NormalBPBHEB"/>
      </w:pPr>
      <w:r w:rsidRPr="00B77688">
        <w:t xml:space="preserve">In short, </w:t>
      </w:r>
      <w:r w:rsidR="00FF6F8E">
        <w:t>Notebook</w:t>
      </w:r>
      <w:r w:rsidRPr="00B77688">
        <w:t>s in Azure Databricks are where the real work happens. They</w:t>
      </w:r>
      <w:r w:rsidR="004C64EE">
        <w:t xml:space="preserve"> a</w:t>
      </w:r>
      <w:r w:rsidRPr="00B77688">
        <w:t>re flexible, powerful, and built for both solo development and team collaboration. Now that you</w:t>
      </w:r>
      <w:r w:rsidR="004C64EE">
        <w:t xml:space="preserve"> a</w:t>
      </w:r>
      <w:r w:rsidRPr="00B77688">
        <w:t>re familiar with how they work, it</w:t>
      </w:r>
      <w:r w:rsidR="004C64EE">
        <w:t xml:space="preserve"> i</w:t>
      </w:r>
      <w:r w:rsidRPr="00B77688">
        <w:t>s time to start exploring what you can do with them</w:t>
      </w:r>
      <w:r w:rsidR="004C64EE">
        <w:t xml:space="preserve">, </w:t>
      </w:r>
      <w:r w:rsidRPr="00B77688">
        <w:t>starting with transforming your data.</w:t>
      </w:r>
    </w:p>
    <w:p w14:paraId="64C75273" w14:textId="77777777" w:rsidR="000446F6" w:rsidRPr="00E2118B" w:rsidRDefault="000446F6" w:rsidP="00AD6604">
      <w:pPr>
        <w:pStyle w:val="NormalBPBHEB"/>
      </w:pPr>
    </w:p>
    <w:p w14:paraId="20644132" w14:textId="1D12DC0B" w:rsidR="005B1822" w:rsidRPr="005B1822" w:rsidRDefault="005B1822" w:rsidP="00B37C69">
      <w:pPr>
        <w:pStyle w:val="Heading2BPBHEB"/>
      </w:pPr>
      <w:commentRangeStart w:id="29"/>
      <w:commentRangeStart w:id="30"/>
      <w:r w:rsidRPr="005B1822">
        <w:t>Recipe:</w:t>
      </w:r>
      <w:r w:rsidRPr="005B1822">
        <w:rPr>
          <w:rFonts w:eastAsiaTheme="minorHAnsi" w:cstheme="minorBidi"/>
        </w:rPr>
        <w:t xml:space="preserve"> </w:t>
      </w:r>
      <w:r>
        <w:t>Ingesting data from Azure Blob Storage</w:t>
      </w:r>
      <w:commentRangeEnd w:id="29"/>
      <w:r w:rsidR="001A359F" w:rsidRPr="005B1822">
        <w:rPr>
          <w:rStyle w:val="CommentReference"/>
          <w:sz w:val="36"/>
          <w:szCs w:val="36"/>
        </w:rPr>
        <w:commentReference w:id="29"/>
      </w:r>
      <w:commentRangeEnd w:id="30"/>
      <w:r w:rsidR="00FE3261" w:rsidRPr="005B1822">
        <w:rPr>
          <w:rStyle w:val="CommentReference"/>
          <w:sz w:val="36"/>
          <w:szCs w:val="36"/>
        </w:rPr>
        <w:commentReference w:id="30"/>
      </w:r>
    </w:p>
    <w:p w14:paraId="35337DC0" w14:textId="1C087581" w:rsidR="00C135D3" w:rsidRPr="00C135D3" w:rsidRDefault="00C135D3" w:rsidP="004764F7">
      <w:pPr>
        <w:pStyle w:val="NormalBPBHEB"/>
      </w:pPr>
      <w:r w:rsidRPr="004764F7">
        <w:t xml:space="preserve">Think of data engineering as building the roads and bridges in a city. These roads help people and goods move from one place to another smoothly. Similarly, data engineers build systems that move data from where it is generated to where it can be used for decision-making. </w:t>
      </w:r>
      <w:r w:rsidRPr="004764F7">
        <w:lastRenderedPageBreak/>
        <w:t xml:space="preserve">Without these systems, data would be stuck in silos, hard to reach, and nearly impossible to use in a meaningful way. </w:t>
      </w:r>
      <w:r w:rsidRPr="00C135D3">
        <w:t>One of the first steps in any data engineering project is loading raw data into your processing environment. In this recipe, you</w:t>
      </w:r>
      <w:r w:rsidR="004C64EE">
        <w:t xml:space="preserve"> wi</w:t>
      </w:r>
      <w:r w:rsidRPr="00C135D3">
        <w:t>ll learn how to ingest data from Azure Blob Storage into Azure Databricks. This is foundational for any transformation, analytics, or machine learning workflow that follows</w:t>
      </w:r>
      <w:r w:rsidR="00360F99">
        <w:t>:</w:t>
      </w:r>
    </w:p>
    <w:p w14:paraId="326CFC36" w14:textId="0B90910F" w:rsidR="00C135D3" w:rsidRPr="00FD733E" w:rsidRDefault="00C135D3">
      <w:pPr>
        <w:pStyle w:val="NormalBPBHEB"/>
        <w:numPr>
          <w:ilvl w:val="0"/>
          <w:numId w:val="42"/>
        </w:numPr>
        <w:rPr>
          <w:color w:val="000000" w:themeColor="text1"/>
        </w:rPr>
      </w:pPr>
      <w:r w:rsidRPr="00FD733E">
        <w:rPr>
          <w:b/>
          <w:bCs/>
          <w:color w:val="000000" w:themeColor="text1"/>
        </w:rPr>
        <w:t xml:space="preserve">Sign in to the Azure </w:t>
      </w:r>
      <w:r w:rsidR="00FD733E">
        <w:rPr>
          <w:b/>
          <w:bCs/>
          <w:color w:val="000000" w:themeColor="text1"/>
        </w:rPr>
        <w:t>p</w:t>
      </w:r>
      <w:r w:rsidRPr="00FD733E">
        <w:rPr>
          <w:b/>
          <w:bCs/>
          <w:color w:val="000000" w:themeColor="text1"/>
        </w:rPr>
        <w:t>ortal</w:t>
      </w:r>
      <w:r w:rsidR="000446F6" w:rsidRPr="00FD733E">
        <w:rPr>
          <w:color w:val="000000" w:themeColor="text1"/>
        </w:rPr>
        <w:t xml:space="preserve">: </w:t>
      </w:r>
      <w:r w:rsidRPr="00FD733E">
        <w:rPr>
          <w:color w:val="000000" w:themeColor="text1"/>
        </w:rPr>
        <w:t xml:space="preserve">Start by visiting </w:t>
      </w:r>
      <w:hyperlink r:id="rId21" w:tgtFrame="_new" w:history="1">
        <w:r w:rsidRPr="00FD733E">
          <w:rPr>
            <w:rStyle w:val="LinkBPBHEBChar"/>
            <w:color w:val="000000" w:themeColor="text1"/>
          </w:rPr>
          <w:t>https://portal.azure.com</w:t>
        </w:r>
      </w:hyperlink>
      <w:r w:rsidRPr="00FD733E">
        <w:rPr>
          <w:color w:val="000000" w:themeColor="text1"/>
        </w:rPr>
        <w:t xml:space="preserve"> and logging in using your Azure credentials.</w:t>
      </w:r>
    </w:p>
    <w:p w14:paraId="1B944BEA" w14:textId="4419B2F5" w:rsidR="00C135D3" w:rsidRPr="00FD733E" w:rsidRDefault="00C135D3">
      <w:pPr>
        <w:pStyle w:val="NormalBPBHEB"/>
        <w:numPr>
          <w:ilvl w:val="0"/>
          <w:numId w:val="42"/>
        </w:numPr>
        <w:rPr>
          <w:color w:val="000000" w:themeColor="text1"/>
        </w:rPr>
      </w:pPr>
      <w:r w:rsidRPr="00FD733E">
        <w:rPr>
          <w:b/>
          <w:bCs/>
          <w:color w:val="000000" w:themeColor="text1"/>
        </w:rPr>
        <w:t xml:space="preserve">Create a </w:t>
      </w:r>
      <w:r w:rsidR="000446F6" w:rsidRPr="00FD733E">
        <w:rPr>
          <w:b/>
          <w:bCs/>
          <w:color w:val="000000" w:themeColor="text1"/>
        </w:rPr>
        <w:t>new storage acc</w:t>
      </w:r>
      <w:r w:rsidRPr="00FD733E">
        <w:rPr>
          <w:b/>
          <w:bCs/>
          <w:color w:val="000000" w:themeColor="text1"/>
        </w:rPr>
        <w:t>ount</w:t>
      </w:r>
      <w:r w:rsidR="000446F6" w:rsidRPr="00FD733E">
        <w:rPr>
          <w:color w:val="000000" w:themeColor="text1"/>
        </w:rPr>
        <w:t xml:space="preserve">: </w:t>
      </w:r>
      <w:r w:rsidRPr="00FD733E">
        <w:rPr>
          <w:color w:val="000000" w:themeColor="text1"/>
        </w:rPr>
        <w:t xml:space="preserve">To store and manage your raw data, </w:t>
      </w:r>
      <w:r w:rsidR="00FC3B1D" w:rsidRPr="00FD733E">
        <w:rPr>
          <w:color w:val="000000" w:themeColor="text1"/>
        </w:rPr>
        <w:t xml:space="preserve">you will </w:t>
      </w:r>
      <w:r w:rsidRPr="00FD733E">
        <w:rPr>
          <w:color w:val="000000" w:themeColor="text1"/>
        </w:rPr>
        <w:t>need a Blob Storage account</w:t>
      </w:r>
      <w:r w:rsidR="004C64EE" w:rsidRPr="00FD733E">
        <w:rPr>
          <w:color w:val="000000" w:themeColor="text1"/>
        </w:rPr>
        <w:t xml:space="preserve">, </w:t>
      </w:r>
      <w:r w:rsidRPr="00FD733E">
        <w:rPr>
          <w:color w:val="000000" w:themeColor="text1"/>
        </w:rPr>
        <w:t>ideally configured with Data Lake Storage Gen2 features enabled.</w:t>
      </w:r>
      <w:r w:rsidR="00337BF4" w:rsidRPr="00FD733E">
        <w:rPr>
          <w:color w:val="000000" w:themeColor="text1"/>
        </w:rPr>
        <w:t xml:space="preserve"> </w:t>
      </w:r>
      <w:r w:rsidR="00254DD3" w:rsidRPr="00FD733E">
        <w:rPr>
          <w:color w:val="000000" w:themeColor="text1"/>
        </w:rPr>
        <w:t>The following steps walk you through creating a Blob Storage account with Data Lake Storage Gen2 enabled using the Azure portal.</w:t>
      </w:r>
    </w:p>
    <w:p w14:paraId="2331232E" w14:textId="77A6C83A" w:rsidR="00C135D3" w:rsidRPr="00360F99" w:rsidRDefault="00C135D3">
      <w:pPr>
        <w:pStyle w:val="NormalBPBHEB"/>
        <w:numPr>
          <w:ilvl w:val="1"/>
          <w:numId w:val="43"/>
        </w:numPr>
      </w:pPr>
      <w:r w:rsidRPr="00360F99">
        <w:t xml:space="preserve">In the Azure portal, click </w:t>
      </w:r>
      <w:r w:rsidRPr="00B37C69">
        <w:t>Create a resource</w:t>
      </w:r>
      <w:r w:rsidRPr="00360F99">
        <w:t xml:space="preserve"> and search for </w:t>
      </w:r>
      <w:r w:rsidRPr="00B37C69">
        <w:t>Storage account</w:t>
      </w:r>
      <w:r w:rsidRPr="00360F99">
        <w:t>.</w:t>
      </w:r>
    </w:p>
    <w:p w14:paraId="2F1F6704" w14:textId="73FF5996" w:rsidR="00C135D3" w:rsidRPr="00360F99" w:rsidRDefault="00C135D3">
      <w:pPr>
        <w:pStyle w:val="NormalBPBHEB"/>
        <w:numPr>
          <w:ilvl w:val="1"/>
          <w:numId w:val="43"/>
        </w:numPr>
      </w:pPr>
      <w:r w:rsidRPr="00360F99">
        <w:t xml:space="preserve">Click </w:t>
      </w:r>
      <w:r w:rsidRPr="00360F99">
        <w:rPr>
          <w:b/>
          <w:bCs/>
        </w:rPr>
        <w:t>Create</w:t>
      </w:r>
      <w:r w:rsidRPr="00360F99">
        <w:t xml:space="preserve"> to begin setting up a new storage account.</w:t>
      </w:r>
    </w:p>
    <w:p w14:paraId="62BFCCFB" w14:textId="77777777" w:rsidR="00C135D3" w:rsidRPr="00360F99" w:rsidRDefault="00C135D3">
      <w:pPr>
        <w:pStyle w:val="NormalBPBHEB"/>
        <w:numPr>
          <w:ilvl w:val="1"/>
          <w:numId w:val="43"/>
        </w:numPr>
      </w:pPr>
      <w:r w:rsidRPr="00360F99">
        <w:t>Fill in the following fields:</w:t>
      </w:r>
    </w:p>
    <w:p w14:paraId="7327B2CA" w14:textId="77777777" w:rsidR="00C135D3" w:rsidRPr="00360F99" w:rsidRDefault="00C135D3">
      <w:pPr>
        <w:pStyle w:val="NormalBPBHEB"/>
        <w:numPr>
          <w:ilvl w:val="2"/>
          <w:numId w:val="44"/>
        </w:numPr>
      </w:pPr>
      <w:r w:rsidRPr="00360F99">
        <w:rPr>
          <w:b/>
          <w:bCs/>
        </w:rPr>
        <w:t>Subscription</w:t>
      </w:r>
      <w:r w:rsidRPr="00B37C69">
        <w:rPr>
          <w:b/>
          <w:bCs/>
        </w:rPr>
        <w:t>:</w:t>
      </w:r>
      <w:r w:rsidRPr="00360F99">
        <w:t xml:space="preserve"> Select the active Azure subscription.</w:t>
      </w:r>
    </w:p>
    <w:p w14:paraId="5502E804" w14:textId="77777777" w:rsidR="00C135D3" w:rsidRPr="00360F99" w:rsidRDefault="00C135D3">
      <w:pPr>
        <w:pStyle w:val="NormalBPBHEB"/>
        <w:numPr>
          <w:ilvl w:val="2"/>
          <w:numId w:val="44"/>
        </w:numPr>
      </w:pPr>
      <w:r w:rsidRPr="00360F99">
        <w:rPr>
          <w:b/>
          <w:bCs/>
        </w:rPr>
        <w:t>Resource group</w:t>
      </w:r>
      <w:r w:rsidRPr="00B37C69">
        <w:rPr>
          <w:b/>
          <w:bCs/>
        </w:rPr>
        <w:t>:</w:t>
      </w:r>
      <w:r w:rsidRPr="00360F99">
        <w:t xml:space="preserve"> Choose an existing group or create a new one.</w:t>
      </w:r>
    </w:p>
    <w:p w14:paraId="6B8BCC60" w14:textId="77777777" w:rsidR="00C135D3" w:rsidRPr="00360F99" w:rsidRDefault="00C135D3">
      <w:pPr>
        <w:pStyle w:val="NormalBPBHEB"/>
        <w:numPr>
          <w:ilvl w:val="2"/>
          <w:numId w:val="44"/>
        </w:numPr>
      </w:pPr>
      <w:r w:rsidRPr="00360F99">
        <w:rPr>
          <w:b/>
          <w:bCs/>
        </w:rPr>
        <w:t>Storage account name</w:t>
      </w:r>
      <w:r w:rsidRPr="00B37C69">
        <w:rPr>
          <w:b/>
          <w:bCs/>
        </w:rPr>
        <w:t>:</w:t>
      </w:r>
      <w:r w:rsidRPr="00360F99">
        <w:t xml:space="preserve"> Must be unique across Azure. Use only lowercase letters and numbers (e.g., datalake123).</w:t>
      </w:r>
    </w:p>
    <w:p w14:paraId="6D2C606E" w14:textId="77777777" w:rsidR="00C135D3" w:rsidRPr="00360F99" w:rsidRDefault="00C135D3">
      <w:pPr>
        <w:pStyle w:val="NormalBPBHEB"/>
        <w:numPr>
          <w:ilvl w:val="2"/>
          <w:numId w:val="44"/>
        </w:numPr>
      </w:pPr>
      <w:r w:rsidRPr="00360F99">
        <w:rPr>
          <w:b/>
          <w:bCs/>
        </w:rPr>
        <w:t>Region</w:t>
      </w:r>
      <w:r w:rsidRPr="00B37C69">
        <w:rPr>
          <w:b/>
          <w:bCs/>
        </w:rPr>
        <w:t>:</w:t>
      </w:r>
      <w:r w:rsidRPr="00360F99">
        <w:t xml:space="preserve"> Pick the region closest to where your Databricks workspace is located.</w:t>
      </w:r>
    </w:p>
    <w:p w14:paraId="5A7C48FB" w14:textId="77777777" w:rsidR="00C135D3" w:rsidRPr="00360F99" w:rsidRDefault="00C135D3">
      <w:pPr>
        <w:pStyle w:val="NormalBPBHEB"/>
        <w:numPr>
          <w:ilvl w:val="2"/>
          <w:numId w:val="44"/>
        </w:numPr>
      </w:pPr>
      <w:r w:rsidRPr="00360F99">
        <w:rPr>
          <w:b/>
          <w:bCs/>
        </w:rPr>
        <w:t>Performance</w:t>
      </w:r>
      <w:r w:rsidRPr="00B37C69">
        <w:rPr>
          <w:b/>
          <w:bCs/>
        </w:rPr>
        <w:t>:</w:t>
      </w:r>
      <w:r w:rsidRPr="00360F99">
        <w:t xml:space="preserve"> Stick with </w:t>
      </w:r>
      <w:r w:rsidRPr="00B37C69">
        <w:t>Standard</w:t>
      </w:r>
      <w:r w:rsidRPr="00360F99">
        <w:t xml:space="preserve"> for most use cases.</w:t>
      </w:r>
    </w:p>
    <w:p w14:paraId="6D08AA1C" w14:textId="02576CB2" w:rsidR="00C135D3" w:rsidRPr="00360F99" w:rsidRDefault="00C135D3">
      <w:pPr>
        <w:pStyle w:val="NormalBPBHEB"/>
        <w:numPr>
          <w:ilvl w:val="2"/>
          <w:numId w:val="44"/>
        </w:numPr>
      </w:pPr>
      <w:r w:rsidRPr="00360F99">
        <w:rPr>
          <w:b/>
          <w:bCs/>
        </w:rPr>
        <w:t>Replication</w:t>
      </w:r>
      <w:r w:rsidRPr="00B37C69">
        <w:rPr>
          <w:b/>
          <w:bCs/>
        </w:rPr>
        <w:t>:</w:t>
      </w:r>
      <w:r w:rsidRPr="00360F99">
        <w:t xml:space="preserve"> </w:t>
      </w:r>
      <w:r w:rsidR="00A21D0B" w:rsidRPr="00360F99">
        <w:t xml:space="preserve">Select </w:t>
      </w:r>
      <w:r w:rsidR="00A21D0B" w:rsidRPr="00B37C69">
        <w:t>Locally-redundant storage (LRS)</w:t>
      </w:r>
      <w:r w:rsidR="00A21D0B" w:rsidRPr="00360F99">
        <w:t xml:space="preserve"> for cost efficiency</w:t>
      </w:r>
    </w:p>
    <w:p w14:paraId="0072E7B7" w14:textId="77777777" w:rsidR="00C135D3" w:rsidRPr="00360F99" w:rsidRDefault="00C135D3">
      <w:pPr>
        <w:pStyle w:val="NormalBPBHEB"/>
        <w:numPr>
          <w:ilvl w:val="2"/>
          <w:numId w:val="44"/>
        </w:numPr>
      </w:pPr>
      <w:r w:rsidRPr="00360F99">
        <w:rPr>
          <w:b/>
          <w:bCs/>
        </w:rPr>
        <w:t>Account kind</w:t>
      </w:r>
      <w:r w:rsidRPr="00B37C69">
        <w:rPr>
          <w:b/>
          <w:bCs/>
        </w:rPr>
        <w:t>:</w:t>
      </w:r>
      <w:r w:rsidRPr="00360F99">
        <w:t xml:space="preserve"> Ensure this is set to </w:t>
      </w:r>
      <w:r w:rsidRPr="00B37C69">
        <w:t>StorageV2 (general-purpose v2)</w:t>
      </w:r>
      <w:r w:rsidRPr="00360F99">
        <w:t>.</w:t>
      </w:r>
    </w:p>
    <w:p w14:paraId="53300E8D" w14:textId="77777777" w:rsidR="00C135D3" w:rsidRPr="00360F99" w:rsidRDefault="00C135D3">
      <w:pPr>
        <w:pStyle w:val="NormalBPBHEB"/>
        <w:numPr>
          <w:ilvl w:val="2"/>
          <w:numId w:val="44"/>
        </w:numPr>
      </w:pPr>
      <w:r w:rsidRPr="00360F99">
        <w:rPr>
          <w:b/>
          <w:bCs/>
        </w:rPr>
        <w:t>Enable hierarchical namespace</w:t>
      </w:r>
      <w:r w:rsidRPr="00B37C69">
        <w:rPr>
          <w:b/>
          <w:bCs/>
        </w:rPr>
        <w:t>:</w:t>
      </w:r>
      <w:r w:rsidRPr="00360F99">
        <w:t xml:space="preserve"> Set this to </w:t>
      </w:r>
      <w:r w:rsidRPr="00B37C69">
        <w:t>Enabled</w:t>
      </w:r>
      <w:r w:rsidRPr="00360F99">
        <w:t xml:space="preserve"> to unlock Data Lake Gen2 capabilities.</w:t>
      </w:r>
    </w:p>
    <w:p w14:paraId="41A2EE74" w14:textId="7BE365C3" w:rsidR="00C135D3" w:rsidRPr="00360F99" w:rsidRDefault="00C135D3">
      <w:pPr>
        <w:pStyle w:val="NormalBPBHEB"/>
        <w:numPr>
          <w:ilvl w:val="1"/>
          <w:numId w:val="13"/>
        </w:numPr>
      </w:pPr>
      <w:r w:rsidRPr="00360F99">
        <w:t xml:space="preserve">Click </w:t>
      </w:r>
      <w:r w:rsidRPr="00851CF9">
        <w:rPr>
          <w:b/>
          <w:bCs/>
        </w:rPr>
        <w:t>Review + Create</w:t>
      </w:r>
      <w:r w:rsidRPr="00360F99">
        <w:t xml:space="preserve">, and then </w:t>
      </w:r>
      <w:r w:rsidRPr="00851CF9">
        <w:rPr>
          <w:b/>
          <w:bCs/>
        </w:rPr>
        <w:t>Create</w:t>
      </w:r>
      <w:r w:rsidRPr="00360F99">
        <w:t xml:space="preserve"> once validation is complete.</w:t>
      </w:r>
    </w:p>
    <w:p w14:paraId="2D7C7A44" w14:textId="2369D0F3" w:rsidR="00FD733E" w:rsidRDefault="00FD733E">
      <w:pPr>
        <w:pStyle w:val="NormalBPBHEB"/>
        <w:numPr>
          <w:ilvl w:val="0"/>
          <w:numId w:val="45"/>
        </w:numPr>
      </w:pPr>
      <w:r w:rsidRPr="00FD733E">
        <w:rPr>
          <w:b/>
          <w:bCs/>
        </w:rPr>
        <w:t>Verify storage account creation</w:t>
      </w:r>
      <w:r w:rsidRPr="00FD733E">
        <w:t xml:space="preserve">: After the deployment finishes, go to the Storage account dashboard. Under the Data Lake Storage section, confirm that the Hierarchical namespace is marked as Enabled. </w:t>
      </w:r>
      <w:r w:rsidRPr="00FD733E">
        <w:rPr>
          <w:i/>
          <w:iCs/>
        </w:rPr>
        <w:t>Figure 4.10</w:t>
      </w:r>
      <w:r w:rsidRPr="00FD733E">
        <w:t xml:space="preserve"> shows the storage account screen</w:t>
      </w:r>
      <w:r>
        <w:t>:</w:t>
      </w:r>
    </w:p>
    <w:p w14:paraId="073E341B" w14:textId="557B6D5F" w:rsidR="00A21D0B" w:rsidRDefault="00987185" w:rsidP="00E72399">
      <w:pPr>
        <w:pStyle w:val="FigureBPBHEB"/>
      </w:pPr>
      <w:r>
        <w:rPr>
          <w:noProof/>
        </w:rPr>
        <w:lastRenderedPageBreak/>
        <w:drawing>
          <wp:inline distT="0" distB="0" distL="0" distR="0" wp14:anchorId="7B1FAC0D" wp14:editId="1F6A98A0">
            <wp:extent cx="5731510" cy="2619375"/>
            <wp:effectExtent l="19050" t="19050" r="21590" b="28575"/>
            <wp:docPr id="2062243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43178" name="Picture 20622431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19375"/>
                    </a:xfrm>
                    <a:prstGeom prst="rect">
                      <a:avLst/>
                    </a:prstGeom>
                    <a:ln w="3175">
                      <a:solidFill>
                        <a:schemeClr val="tx1"/>
                      </a:solidFill>
                    </a:ln>
                  </pic:spPr>
                </pic:pic>
              </a:graphicData>
            </a:graphic>
          </wp:inline>
        </w:drawing>
      </w:r>
    </w:p>
    <w:p w14:paraId="780E6BEB" w14:textId="087BF301" w:rsidR="00A21D0B" w:rsidRPr="00BD51E6" w:rsidRDefault="00A21D0B" w:rsidP="00BD51E6">
      <w:pPr>
        <w:pStyle w:val="FigureCaptionBPBHEB"/>
      </w:pPr>
      <w:r w:rsidRPr="00B46AE1">
        <w:rPr>
          <w:b/>
          <w:bCs w:val="0"/>
        </w:rPr>
        <w:t>Figure 4.</w:t>
      </w:r>
      <w:r>
        <w:rPr>
          <w:b/>
          <w:bCs w:val="0"/>
        </w:rPr>
        <w:t>10</w:t>
      </w:r>
      <w:r w:rsidRPr="00FD733E">
        <w:t xml:space="preserve">: </w:t>
      </w:r>
      <w:r>
        <w:t xml:space="preserve">Storage </w:t>
      </w:r>
      <w:r w:rsidR="001B1DEC">
        <w:t>a</w:t>
      </w:r>
      <w:r>
        <w:t>ccount</w:t>
      </w:r>
    </w:p>
    <w:p w14:paraId="1EFD2BF3" w14:textId="77777777" w:rsidR="00030D37" w:rsidRDefault="00030D37" w:rsidP="00030D37">
      <w:pPr>
        <w:pStyle w:val="NormalBPBHEB"/>
        <w:rPr>
          <w:b/>
          <w:bCs/>
        </w:rPr>
      </w:pPr>
    </w:p>
    <w:p w14:paraId="3451A2D3" w14:textId="28F337EC" w:rsidR="0015613A" w:rsidRPr="00FD733E" w:rsidRDefault="006F56BC">
      <w:pPr>
        <w:pStyle w:val="NormalBPBHEB"/>
        <w:numPr>
          <w:ilvl w:val="0"/>
          <w:numId w:val="46"/>
        </w:numPr>
        <w:rPr>
          <w:color w:val="000000" w:themeColor="text1"/>
        </w:rPr>
      </w:pPr>
      <w:r w:rsidRPr="00FD733E">
        <w:rPr>
          <w:b/>
          <w:bCs/>
          <w:color w:val="000000" w:themeColor="text1"/>
        </w:rPr>
        <w:t>Upload sample data</w:t>
      </w:r>
      <w:r w:rsidRPr="00FD733E">
        <w:rPr>
          <w:color w:val="000000" w:themeColor="text1"/>
        </w:rPr>
        <w:t xml:space="preserve">: </w:t>
      </w:r>
      <w:r w:rsidR="00C135D3" w:rsidRPr="00FD733E">
        <w:rPr>
          <w:color w:val="000000" w:themeColor="text1"/>
        </w:rPr>
        <w:t>In the storage account, go to Containers and create a new container (e.g., raw).</w:t>
      </w:r>
    </w:p>
    <w:p w14:paraId="16406917" w14:textId="5864AD72" w:rsidR="0015613A" w:rsidRPr="00FD733E" w:rsidRDefault="00C135D3">
      <w:pPr>
        <w:pStyle w:val="NormalBPBHEB"/>
        <w:numPr>
          <w:ilvl w:val="0"/>
          <w:numId w:val="46"/>
        </w:numPr>
        <w:rPr>
          <w:color w:val="000000" w:themeColor="text1"/>
        </w:rPr>
      </w:pPr>
      <w:r w:rsidRPr="00FD733E">
        <w:rPr>
          <w:color w:val="000000" w:themeColor="text1"/>
        </w:rPr>
        <w:t>Open the container and click Upload to add a CSV or JSON file. You can use your own sample data or download a dataset from sources like Kaggle</w:t>
      </w:r>
      <w:r w:rsidR="0015613A" w:rsidRPr="00FD733E">
        <w:rPr>
          <w:color w:val="000000" w:themeColor="text1"/>
        </w:rPr>
        <w:t xml:space="preserve">. </w:t>
      </w:r>
      <w:r w:rsidR="0015613A" w:rsidRPr="00FD733E">
        <w:rPr>
          <w:i/>
          <w:iCs/>
          <w:color w:val="000000" w:themeColor="text1"/>
        </w:rPr>
        <w:t>Figure 4.11</w:t>
      </w:r>
      <w:r w:rsidR="0015613A" w:rsidRPr="00FD733E">
        <w:rPr>
          <w:color w:val="000000" w:themeColor="text1"/>
        </w:rPr>
        <w:t xml:space="preserve"> shows the files in the container</w:t>
      </w:r>
      <w:r w:rsidR="00FD733E">
        <w:rPr>
          <w:color w:val="000000" w:themeColor="text1"/>
        </w:rPr>
        <w:t>:</w:t>
      </w:r>
    </w:p>
    <w:p w14:paraId="07345727" w14:textId="45258E38" w:rsidR="00165236" w:rsidRDefault="00A60402" w:rsidP="00FD733E">
      <w:pPr>
        <w:pStyle w:val="FigureBPBHEB"/>
      </w:pPr>
      <w:r>
        <w:rPr>
          <w:noProof/>
        </w:rPr>
        <w:drawing>
          <wp:inline distT="0" distB="0" distL="0" distR="0" wp14:anchorId="0A5687FB" wp14:editId="1C53015F">
            <wp:extent cx="5870033" cy="2401732"/>
            <wp:effectExtent l="19050" t="19050" r="16510" b="17780"/>
            <wp:docPr id="48593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36022" name="Picture 4859360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3935" cy="2411512"/>
                    </a:xfrm>
                    <a:prstGeom prst="rect">
                      <a:avLst/>
                    </a:prstGeom>
                    <a:ln w="3175">
                      <a:solidFill>
                        <a:schemeClr val="tx1"/>
                      </a:solidFill>
                    </a:ln>
                  </pic:spPr>
                </pic:pic>
              </a:graphicData>
            </a:graphic>
          </wp:inline>
        </w:drawing>
      </w:r>
    </w:p>
    <w:p w14:paraId="78178A85" w14:textId="75E9106B" w:rsidR="002C0546" w:rsidRDefault="002C0546" w:rsidP="002C0546">
      <w:pPr>
        <w:pStyle w:val="FigureCaptionBPBHEB"/>
      </w:pPr>
      <w:r w:rsidRPr="00B46AE1">
        <w:rPr>
          <w:b/>
          <w:bCs w:val="0"/>
        </w:rPr>
        <w:t>Figure 4.</w:t>
      </w:r>
      <w:r>
        <w:rPr>
          <w:b/>
          <w:bCs w:val="0"/>
        </w:rPr>
        <w:t>11</w:t>
      </w:r>
      <w:r w:rsidRPr="00FD733E">
        <w:t xml:space="preserve">: </w:t>
      </w:r>
      <w:r>
        <w:t>Files in the container</w:t>
      </w:r>
    </w:p>
    <w:p w14:paraId="37E57181" w14:textId="77777777" w:rsidR="00FD733E" w:rsidRPr="00165236" w:rsidRDefault="00FD733E" w:rsidP="00FD733E">
      <w:pPr>
        <w:pStyle w:val="NormalBPBHEB"/>
      </w:pPr>
    </w:p>
    <w:p w14:paraId="1C1A56AC" w14:textId="20C5399D" w:rsidR="00C135D3" w:rsidRPr="00B736F0" w:rsidRDefault="00C135D3" w:rsidP="007526DA">
      <w:pPr>
        <w:pStyle w:val="NormalBPBHEB"/>
        <w:ind w:left="1080"/>
      </w:pPr>
      <w:r w:rsidRPr="00B736F0">
        <w:t xml:space="preserve">Keep a note of the </w:t>
      </w:r>
      <w:r w:rsidRPr="00B736F0">
        <w:rPr>
          <w:b/>
          <w:bCs/>
        </w:rPr>
        <w:t>container name</w:t>
      </w:r>
      <w:r w:rsidRPr="00B736F0">
        <w:t xml:space="preserve"> and </w:t>
      </w:r>
      <w:r w:rsidRPr="00B736F0">
        <w:rPr>
          <w:b/>
          <w:bCs/>
        </w:rPr>
        <w:t>file path</w:t>
      </w:r>
      <w:r w:rsidR="00B736F0" w:rsidRPr="00464842">
        <w:t>;</w:t>
      </w:r>
      <w:r w:rsidR="00B736F0" w:rsidRPr="00B736F0">
        <w:t xml:space="preserve"> </w:t>
      </w:r>
      <w:r w:rsidRPr="00B736F0">
        <w:t>you</w:t>
      </w:r>
      <w:r w:rsidR="00F9023B" w:rsidRPr="00B736F0">
        <w:t xml:space="preserve"> wi</w:t>
      </w:r>
      <w:r w:rsidRPr="00B736F0">
        <w:t>ll need them in Databricks.</w:t>
      </w:r>
    </w:p>
    <w:p w14:paraId="15A6949C" w14:textId="3BB6811D" w:rsidR="007526DA" w:rsidRDefault="007526DA">
      <w:pPr>
        <w:pStyle w:val="NormalBPBHEB"/>
        <w:numPr>
          <w:ilvl w:val="0"/>
          <w:numId w:val="45"/>
        </w:numPr>
      </w:pPr>
      <w:del w:id="31" w:author="Saaimithra Pragadeesh" w:date="2026-05-16T19:47:00Z" w16du:dateUtc="2026-05-16T14:17:00Z">
        <w:r w:rsidRPr="007526DA" w:rsidDel="001B5A95">
          <w:rPr>
            <w:b/>
            <w:bCs/>
          </w:rPr>
          <w:delText xml:space="preserve">Mount Azure Blob Storage </w:delText>
        </w:r>
      </w:del>
      <w:ins w:id="32" w:author="Saaimithra Pragadeesh" w:date="2026-05-16T19:47:00Z">
        <w:r w:rsidR="001B5A95" w:rsidRPr="001B5A95">
          <w:rPr>
            <w:b/>
            <w:bCs/>
          </w:rPr>
          <w:t>Configure secure storage access</w:t>
        </w:r>
      </w:ins>
      <w:ins w:id="33" w:author="Saaimithra Pragadeesh" w:date="2026-05-16T19:47:00Z" w16du:dateUtc="2026-05-16T14:17:00Z">
        <w:r w:rsidR="001B5A95">
          <w:rPr>
            <w:b/>
            <w:bCs/>
          </w:rPr>
          <w:t xml:space="preserve"> </w:t>
        </w:r>
      </w:ins>
      <w:r w:rsidRPr="007526DA">
        <w:rPr>
          <w:b/>
          <w:bCs/>
        </w:rPr>
        <w:t>in Databricks</w:t>
      </w:r>
      <w:r w:rsidRPr="007526DA">
        <w:t xml:space="preserve">: Switch to your Databricks workspace and open a Notebook. </w:t>
      </w:r>
      <w:del w:id="34" w:author="Saaimithra Pragadeesh" w:date="2026-05-16T19:46:00Z" w16du:dateUtc="2026-05-16T14:16:00Z">
        <w:r w:rsidRPr="007526DA" w:rsidDel="001B5A95">
          <w:delText>You will now mount the storage location using a service principal or account key.</w:delText>
        </w:r>
      </w:del>
      <w:ins w:id="35" w:author="Saaimithra Pragadeesh" w:date="2026-05-16T19:46:00Z" w16du:dateUtc="2026-05-16T14:16:00Z">
        <w:r w:rsidR="001B5A95" w:rsidRPr="001B5A95">
          <w:rPr>
            <w:rFonts w:ascii="Arial" w:eastAsia="Arial" w:hAnsi="Arial" w:cs="Arial"/>
          </w:rPr>
          <w:t xml:space="preserve"> </w:t>
        </w:r>
      </w:ins>
      <w:ins w:id="36" w:author="Saaimithra Pragadeesh" w:date="2026-05-16T19:46:00Z">
        <w:r w:rsidR="001B5A95" w:rsidRPr="001B5A95">
          <w:t xml:space="preserve">Configure secure access to the </w:t>
        </w:r>
        <w:r w:rsidR="001B5A95" w:rsidRPr="001B5A95">
          <w:lastRenderedPageBreak/>
          <w:t>storage account using a service principal or account key, and access files directly through abfss:// paths.</w:t>
        </w:r>
      </w:ins>
    </w:p>
    <w:p w14:paraId="1F665BB9" w14:textId="37C282ED" w:rsidR="00D27FCD" w:rsidRPr="002628B4" w:rsidRDefault="00C135D3">
      <w:pPr>
        <w:pStyle w:val="NormalBPBHEB"/>
        <w:numPr>
          <w:ilvl w:val="0"/>
          <w:numId w:val="47"/>
        </w:numPr>
      </w:pPr>
      <w:r w:rsidRPr="002628B4">
        <w:rPr>
          <w:b/>
          <w:bCs/>
        </w:rPr>
        <w:t>Option 1:</w:t>
      </w:r>
      <w:r w:rsidRPr="002628B4">
        <w:t xml:space="preserve"> Using Account Key (for simplicity in development)</w:t>
      </w:r>
      <w:r w:rsidR="00572D94">
        <w:t>, run the following:</w:t>
      </w:r>
    </w:p>
    <w:p w14:paraId="3EDB7EEB" w14:textId="77777777" w:rsidR="001C27D2" w:rsidRPr="001C27D2" w:rsidRDefault="001C27D2" w:rsidP="007526DA">
      <w:pPr>
        <w:pStyle w:val="CodeBlockBPBHEB"/>
        <w:ind w:left="1440"/>
        <w:rPr>
          <w:lang w:val="en-IN"/>
        </w:rPr>
      </w:pPr>
      <w:r w:rsidRPr="001C27D2">
        <w:rPr>
          <w:lang w:val="en-IN"/>
        </w:rPr>
        <w:t># Directly using ABFSS path (preferred)</w:t>
      </w:r>
    </w:p>
    <w:p w14:paraId="05A0E36D" w14:textId="77777777" w:rsidR="001C27D2" w:rsidRPr="001C27D2" w:rsidRDefault="001C27D2" w:rsidP="007526DA">
      <w:pPr>
        <w:pStyle w:val="CodeBlockBPBHEB"/>
        <w:ind w:left="1440"/>
        <w:rPr>
          <w:lang w:val="en-IN"/>
        </w:rPr>
      </w:pPr>
      <w:r w:rsidRPr="001C27D2">
        <w:rPr>
          <w:lang w:val="en-IN"/>
        </w:rPr>
        <w:t>df = spark.read.csv("abfss://raw@stgazdeci.dfs.core.windows.net/users.csv", header=True)</w:t>
      </w:r>
    </w:p>
    <w:p w14:paraId="63E9F168" w14:textId="3288C02B" w:rsidR="00B32741" w:rsidRPr="007526DA" w:rsidRDefault="001C27D2" w:rsidP="007526DA">
      <w:pPr>
        <w:pStyle w:val="CodeBlockBPBHEB"/>
        <w:ind w:left="1440"/>
        <w:rPr>
          <w:lang w:val="en-IN"/>
        </w:rPr>
      </w:pPr>
      <w:r w:rsidRPr="001C27D2">
        <w:rPr>
          <w:lang w:val="en-IN"/>
        </w:rPr>
        <w:t>df.show()</w:t>
      </w:r>
    </w:p>
    <w:p w14:paraId="07BE32F7" w14:textId="2BF6B4F4" w:rsidR="00B736F0" w:rsidRPr="00463A49" w:rsidRDefault="00463A49" w:rsidP="007526DA">
      <w:pPr>
        <w:pStyle w:val="NormalBPBHEB"/>
        <w:ind w:left="1440"/>
      </w:pPr>
      <w:r w:rsidRPr="007526DA">
        <w:rPr>
          <w:i/>
          <w:iCs/>
        </w:rPr>
        <w:t>Figure 4.12</w:t>
      </w:r>
      <w:r w:rsidRPr="00463A49">
        <w:t xml:space="preserve"> shows the records from </w:t>
      </w:r>
      <w:r w:rsidRPr="00463A49">
        <w:rPr>
          <w:b/>
          <w:bCs/>
        </w:rPr>
        <w:t>users.csv</w:t>
      </w:r>
      <w:r w:rsidRPr="00463A49">
        <w:t xml:space="preserve"> after executing the preceding code block</w:t>
      </w:r>
      <w:r w:rsidR="007526DA">
        <w:t>:</w:t>
      </w:r>
    </w:p>
    <w:p w14:paraId="774D352E" w14:textId="3467BBC0" w:rsidR="002C0546" w:rsidRDefault="00B736F0" w:rsidP="00B218D3">
      <w:pPr>
        <w:pStyle w:val="FigureBPBHEB"/>
      </w:pPr>
      <w:r w:rsidRPr="00463A49">
        <w:rPr>
          <w:noProof/>
        </w:rPr>
        <w:drawing>
          <wp:inline distT="0" distB="0" distL="0" distR="0" wp14:anchorId="0A9A80F5" wp14:editId="6451E010">
            <wp:extent cx="4819650" cy="3628888"/>
            <wp:effectExtent l="19050" t="19050" r="19050" b="10160"/>
            <wp:docPr id="854976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22980" name="Picture 1521722980"/>
                    <pic:cNvPicPr/>
                  </pic:nvPicPr>
                  <pic:blipFill>
                    <a:blip r:embed="rId24">
                      <a:extLst>
                        <a:ext uri="{28A0092B-C50C-407E-A947-70E740481C1C}">
                          <a14:useLocalDpi xmlns:a14="http://schemas.microsoft.com/office/drawing/2010/main" val="0"/>
                        </a:ext>
                      </a:extLst>
                    </a:blip>
                    <a:stretch>
                      <a:fillRect/>
                    </a:stretch>
                  </pic:blipFill>
                  <pic:spPr>
                    <a:xfrm>
                      <a:off x="0" y="0"/>
                      <a:ext cx="4834369" cy="3639971"/>
                    </a:xfrm>
                    <a:prstGeom prst="rect">
                      <a:avLst/>
                    </a:prstGeom>
                    <a:ln w="3175">
                      <a:solidFill>
                        <a:schemeClr val="tx1"/>
                      </a:solidFill>
                    </a:ln>
                  </pic:spPr>
                </pic:pic>
              </a:graphicData>
            </a:graphic>
          </wp:inline>
        </w:drawing>
      </w:r>
    </w:p>
    <w:p w14:paraId="39A6D879" w14:textId="77777777" w:rsidR="00B736F0" w:rsidRPr="00BD51E6" w:rsidRDefault="00B736F0" w:rsidP="00B736F0">
      <w:pPr>
        <w:pStyle w:val="FigureCaptionBPBHEB"/>
      </w:pPr>
      <w:r w:rsidRPr="00B46AE1">
        <w:rPr>
          <w:b/>
          <w:bCs w:val="0"/>
        </w:rPr>
        <w:t>Figure 4.</w:t>
      </w:r>
      <w:r>
        <w:rPr>
          <w:b/>
          <w:bCs w:val="0"/>
        </w:rPr>
        <w:t>12</w:t>
      </w:r>
      <w:r w:rsidRPr="00B46AE1">
        <w:rPr>
          <w:b/>
          <w:bCs w:val="0"/>
        </w:rPr>
        <w:t xml:space="preserve">: </w:t>
      </w:r>
      <w:r>
        <w:t>Records in users.csv</w:t>
      </w:r>
    </w:p>
    <w:p w14:paraId="228E031C" w14:textId="77777777" w:rsidR="00B736F0" w:rsidRDefault="00B736F0" w:rsidP="00B736F0">
      <w:pPr>
        <w:pStyle w:val="NormalBPBHEB"/>
      </w:pPr>
    </w:p>
    <w:p w14:paraId="6F4D00FC" w14:textId="310111C9" w:rsidR="007526DA" w:rsidRDefault="007526DA">
      <w:pPr>
        <w:pStyle w:val="NormalBPBHEB"/>
        <w:numPr>
          <w:ilvl w:val="0"/>
          <w:numId w:val="45"/>
        </w:numPr>
      </w:pPr>
      <w:r w:rsidRPr="007526DA">
        <w:rPr>
          <w:b/>
          <w:bCs/>
        </w:rPr>
        <w:t>Validate the Data Load</w:t>
      </w:r>
      <w:r w:rsidRPr="007526DA">
        <w:t>: Once executed, the Notebook should display a preview of your dataset. This confirms that Databricks is successfully reading from Azure Blob Storage. You have now connected Azure Blob Storage to Databricks and loaded your first dataset. From here, you are ready to start cleansing, transforming, or analyzing the data using PySpark or SQL.</w:t>
      </w:r>
    </w:p>
    <w:p w14:paraId="139158AF" w14:textId="77777777" w:rsidR="00B736F0" w:rsidRPr="00B736F0" w:rsidRDefault="00B736F0" w:rsidP="00F81921">
      <w:pPr>
        <w:pStyle w:val="NormalBPBHEB"/>
      </w:pPr>
    </w:p>
    <w:p w14:paraId="451C71B3" w14:textId="05BEAF73" w:rsidR="00971BF9" w:rsidRPr="005A7F1B" w:rsidRDefault="00B736F0" w:rsidP="00B736F0">
      <w:pPr>
        <w:pStyle w:val="Heading2BPBHEB"/>
      </w:pPr>
      <w:r>
        <w:t>Data transformation techniques</w:t>
      </w:r>
    </w:p>
    <w:p w14:paraId="7714A34E" w14:textId="6213CBB1" w:rsidR="00E23030" w:rsidRPr="00F81921" w:rsidRDefault="00971BF9" w:rsidP="00F81921">
      <w:pPr>
        <w:pStyle w:val="NormalBPBHEB"/>
      </w:pPr>
      <w:r w:rsidRPr="00B736F0">
        <w:lastRenderedPageBreak/>
        <w:t>After cleaning and transforming the data, it needs to be stored somewhere safe and accessible. Depending on the size and nature of the data, storage can be in traditional databases, cloud-based storage, or large-scale data lakes. Once stored, data engineers build automated workflows, called data pipelines, that move data from one stage to another at scheduled times or in real time.</w:t>
      </w:r>
      <w:r w:rsidR="00E23030" w:rsidRPr="00F81921">
        <w:t xml:space="preserve"> Raw data is rarely usable as-is. It often comes in with missing values, inconsistent formats, outliers, or unexpected noise. Before you can deliver analytics or power machine learning models, you need to prepare and shape the data</w:t>
      </w:r>
      <w:r w:rsidR="00F9023B" w:rsidRPr="00F81921">
        <w:t xml:space="preserve">, </w:t>
      </w:r>
      <w:r w:rsidR="00B736F0" w:rsidRPr="00F81921">
        <w:t xml:space="preserve">which </w:t>
      </w:r>
      <w:r w:rsidR="00F9023B" w:rsidRPr="00F81921">
        <w:t>i</w:t>
      </w:r>
      <w:r w:rsidR="00E23030" w:rsidRPr="00F81921">
        <w:t>s where transformation comes in.</w:t>
      </w:r>
    </w:p>
    <w:p w14:paraId="6DC9EE6E" w14:textId="1ECD4122" w:rsidR="00E23030" w:rsidRPr="00F81921" w:rsidRDefault="00E23030" w:rsidP="00F81921">
      <w:pPr>
        <w:pStyle w:val="NormalBPBHEB"/>
      </w:pPr>
      <w:r w:rsidRPr="00F81921">
        <w:t>In Azure Databricks, you have access to powerful transformation tools through the Apache Spark engine. Whether you</w:t>
      </w:r>
      <w:r w:rsidR="00F9023B" w:rsidRPr="00F81921">
        <w:t xml:space="preserve"> a</w:t>
      </w:r>
      <w:r w:rsidRPr="00F81921">
        <w:t>re dealing with a few thousand rows or petabytes of streaming data, Spark handles transformations in parallel, across distributed clusters. This means your transformations stay fast, scalable, and memory-efficient</w:t>
      </w:r>
      <w:r w:rsidR="00F9023B" w:rsidRPr="00F81921">
        <w:t xml:space="preserve">, </w:t>
      </w:r>
      <w:r w:rsidRPr="00F81921">
        <w:t>even as your data grows.</w:t>
      </w:r>
    </w:p>
    <w:p w14:paraId="76CCDEFB" w14:textId="02B73691" w:rsidR="00E23030" w:rsidRPr="00097117" w:rsidRDefault="00E23030" w:rsidP="00F81921">
      <w:pPr>
        <w:pStyle w:val="NormalBPBHEB"/>
      </w:pPr>
      <w:r w:rsidRPr="00F81921">
        <w:t xml:space="preserve">There are two primary approaches to transformations in Databricks: </w:t>
      </w:r>
      <w:r w:rsidRPr="00F81921">
        <w:rPr>
          <w:b/>
          <w:bCs/>
        </w:rPr>
        <w:t>Python + Spark</w:t>
      </w:r>
      <w:r w:rsidR="00C5668C">
        <w:t xml:space="preserve"> (</w:t>
      </w:r>
      <w:r w:rsidR="00C5668C" w:rsidRPr="00F81921">
        <w:rPr>
          <w:b/>
          <w:bCs/>
        </w:rPr>
        <w:t>PySpark</w:t>
      </w:r>
      <w:r w:rsidRPr="00097117">
        <w:t xml:space="preserve">) and SQL. PySpark gives you programmatic control and flexibility, while SQL provides a familiar declarative interface for data analysts and engineers from traditional database backgrounds. Both are first-class citizens in Databricks and </w:t>
      </w:r>
      <w:r w:rsidR="00B736F0" w:rsidRPr="00097117">
        <w:t xml:space="preserve">are </w:t>
      </w:r>
      <w:r w:rsidRPr="00097117">
        <w:t xml:space="preserve">often used side by side in </w:t>
      </w:r>
      <w:r w:rsidR="00FF6F8E">
        <w:t>Notebook</w:t>
      </w:r>
      <w:r w:rsidRPr="00097117">
        <w:t>s.</w:t>
      </w:r>
    </w:p>
    <w:p w14:paraId="2C93281D" w14:textId="77777777" w:rsidR="00E23030" w:rsidRPr="00097117" w:rsidRDefault="00E23030" w:rsidP="00F81921">
      <w:pPr>
        <w:pStyle w:val="NormalBPBHEB"/>
      </w:pPr>
      <w:r w:rsidRPr="00097117">
        <w:t>Some of the most common transformation tasks include:</w:t>
      </w:r>
    </w:p>
    <w:p w14:paraId="2476ADCA" w14:textId="77777777" w:rsidR="00E23030" w:rsidRPr="00097117" w:rsidRDefault="00E23030">
      <w:pPr>
        <w:pStyle w:val="NormalBPBHEB"/>
        <w:numPr>
          <w:ilvl w:val="0"/>
          <w:numId w:val="16"/>
        </w:numPr>
      </w:pPr>
      <w:r w:rsidRPr="00097117">
        <w:t>Standardizing column names and formats</w:t>
      </w:r>
    </w:p>
    <w:p w14:paraId="77F5DC45" w14:textId="77777777" w:rsidR="00E23030" w:rsidRPr="00097117" w:rsidRDefault="00E23030">
      <w:pPr>
        <w:pStyle w:val="NormalBPBHEB"/>
        <w:numPr>
          <w:ilvl w:val="0"/>
          <w:numId w:val="16"/>
        </w:numPr>
      </w:pPr>
      <w:r w:rsidRPr="00097117">
        <w:t>Handling missing or null values</w:t>
      </w:r>
    </w:p>
    <w:p w14:paraId="2E10449E" w14:textId="77777777" w:rsidR="00E23030" w:rsidRPr="00097117" w:rsidRDefault="00E23030">
      <w:pPr>
        <w:pStyle w:val="NormalBPBHEB"/>
        <w:numPr>
          <w:ilvl w:val="0"/>
          <w:numId w:val="16"/>
        </w:numPr>
      </w:pPr>
      <w:r w:rsidRPr="00097117">
        <w:t>Filtering and deduplicating records</w:t>
      </w:r>
    </w:p>
    <w:p w14:paraId="41253D7C" w14:textId="77777777" w:rsidR="00E23030" w:rsidRPr="00514414" w:rsidRDefault="00E23030">
      <w:pPr>
        <w:pStyle w:val="NormalBPBHEB"/>
        <w:numPr>
          <w:ilvl w:val="0"/>
          <w:numId w:val="16"/>
        </w:numPr>
      </w:pPr>
      <w:r w:rsidRPr="00097117">
        <w:t>Joining datasets from different sources</w:t>
      </w:r>
    </w:p>
    <w:p w14:paraId="4CB4A0F4" w14:textId="77777777" w:rsidR="00E23030" w:rsidRPr="00097117" w:rsidRDefault="00E23030">
      <w:pPr>
        <w:pStyle w:val="NormalBPBHEB"/>
        <w:numPr>
          <w:ilvl w:val="0"/>
          <w:numId w:val="16"/>
        </w:numPr>
      </w:pPr>
      <w:r w:rsidRPr="00097117">
        <w:t>Parsing nested JSON or complex types</w:t>
      </w:r>
    </w:p>
    <w:p w14:paraId="2725090D" w14:textId="59AC30FE" w:rsidR="00CA3DE6" w:rsidRPr="00097117" w:rsidRDefault="00E23030" w:rsidP="00E213D2">
      <w:pPr>
        <w:pStyle w:val="Heading3BPBHEB"/>
      </w:pPr>
      <w:r w:rsidRPr="00097117">
        <w:t>Aggregating, grouping, and reshaping data</w:t>
      </w:r>
    </w:p>
    <w:p w14:paraId="4F887391" w14:textId="3670F99F" w:rsidR="00E23030" w:rsidRPr="00097117" w:rsidRDefault="00E23030" w:rsidP="00097117">
      <w:pPr>
        <w:pStyle w:val="NormalBPBHEB"/>
      </w:pPr>
      <w:r w:rsidRPr="00097117">
        <w:t>What</w:t>
      </w:r>
      <w:r w:rsidR="00F9023B" w:rsidRPr="00097117">
        <w:t xml:space="preserve"> i</w:t>
      </w:r>
      <w:r w:rsidRPr="00097117">
        <w:t>s especially powerful in Databricks is that you can treat transformations as part of an end-to-end pipeline</w:t>
      </w:r>
      <w:r w:rsidR="00F9023B" w:rsidRPr="00097117">
        <w:t xml:space="preserve">, </w:t>
      </w:r>
      <w:r w:rsidRPr="00097117">
        <w:t>read raw data from your Bronze layer, apply business logic in the Silver layer, and produce clean, analytics-ready outputs in the Gold layer. These transformations can be scheduled, versioned, tested, and even audited.</w:t>
      </w:r>
    </w:p>
    <w:p w14:paraId="40C66FAC" w14:textId="437770A2" w:rsidR="00E23030" w:rsidRDefault="00E23030" w:rsidP="00B736F0">
      <w:pPr>
        <w:pStyle w:val="NormalBPBHEB"/>
      </w:pPr>
      <w:r w:rsidRPr="00097117">
        <w:t>In the next recipe, we</w:t>
      </w:r>
      <w:r w:rsidR="00F9023B" w:rsidRPr="00097117">
        <w:t xml:space="preserve"> wi</w:t>
      </w:r>
      <w:r w:rsidRPr="00097117">
        <w:t xml:space="preserve">ll walk through a real-world example of cleansing data using </w:t>
      </w:r>
      <w:r w:rsidRPr="00514414">
        <w:t>PySpark. You</w:t>
      </w:r>
      <w:r w:rsidR="00F9023B" w:rsidRPr="00514414">
        <w:t xml:space="preserve"> wi</w:t>
      </w:r>
      <w:r w:rsidRPr="00514414">
        <w:t>ll see how to identify dirty records, apply common fixes, and prepare the dataset for downstream use</w:t>
      </w:r>
      <w:r w:rsidR="00F9023B" w:rsidRPr="00514414">
        <w:t xml:space="preserve">, </w:t>
      </w:r>
      <w:r w:rsidRPr="00514414">
        <w:t xml:space="preserve">all within a </w:t>
      </w:r>
      <w:r w:rsidR="00FF6F8E">
        <w:t>Notebook</w:t>
      </w:r>
      <w:r w:rsidRPr="00514414">
        <w:t xml:space="preserve"> running in Databricks.</w:t>
      </w:r>
    </w:p>
    <w:p w14:paraId="56A1BEC2" w14:textId="77777777" w:rsidR="00703D8F" w:rsidRPr="00514414" w:rsidRDefault="00703D8F" w:rsidP="00514414">
      <w:pPr>
        <w:pStyle w:val="NormalBPBHEB"/>
      </w:pPr>
    </w:p>
    <w:p w14:paraId="17B6E5D7" w14:textId="78F7949C" w:rsidR="00E23030" w:rsidRPr="005B1822" w:rsidRDefault="00E23030" w:rsidP="00514414">
      <w:pPr>
        <w:pStyle w:val="Heading2BPBHEB"/>
      </w:pPr>
      <w:r w:rsidRPr="005B1822">
        <w:t>Recipe:</w:t>
      </w:r>
      <w:r w:rsidRPr="005B1822">
        <w:rPr>
          <w:rFonts w:eastAsiaTheme="minorHAnsi" w:cstheme="minorBidi"/>
        </w:rPr>
        <w:t xml:space="preserve"> </w:t>
      </w:r>
      <w:r w:rsidRPr="005B1822">
        <w:t xml:space="preserve">Data </w:t>
      </w:r>
      <w:r w:rsidR="007A3C03">
        <w:t>c</w:t>
      </w:r>
      <w:r w:rsidR="007A3C03" w:rsidRPr="005B1822">
        <w:t xml:space="preserve">leansing </w:t>
      </w:r>
      <w:r w:rsidRPr="005B1822">
        <w:t>with PySpark</w:t>
      </w:r>
    </w:p>
    <w:p w14:paraId="5E9C201A" w14:textId="658759A0" w:rsidR="00E23030" w:rsidRPr="00391710" w:rsidRDefault="00E23030" w:rsidP="00514414">
      <w:pPr>
        <w:pStyle w:val="NormalBPBHEB"/>
      </w:pPr>
      <w:r w:rsidRPr="00391710">
        <w:t>Before any data can be trusted, it must be cleaned. Dirty data leads to misleading analysis, broken reports, and flawed models. In this recipe, we</w:t>
      </w:r>
      <w:r w:rsidR="00F9023B" w:rsidRPr="00391710">
        <w:t xml:space="preserve"> wi</w:t>
      </w:r>
      <w:r w:rsidRPr="00391710">
        <w:t xml:space="preserve">ll explore how to clean a dataset using </w:t>
      </w:r>
      <w:r w:rsidRPr="00391710">
        <w:lastRenderedPageBreak/>
        <w:t>PySpark</w:t>
      </w:r>
      <w:r w:rsidR="00F9023B" w:rsidRPr="00391710">
        <w:t xml:space="preserve">, </w:t>
      </w:r>
      <w:r w:rsidRPr="00391710">
        <w:t>removing nulls, trimming whitespaces, correcting data types, and deduplicating records. These are the essential first steps in any transformation pipeline.</w:t>
      </w:r>
    </w:p>
    <w:p w14:paraId="26886BB9" w14:textId="15125DB5" w:rsidR="00E23030" w:rsidRPr="00391710" w:rsidRDefault="00FC3B1D" w:rsidP="00514414">
      <w:pPr>
        <w:pStyle w:val="NormalBPBHEB"/>
      </w:pPr>
      <w:r w:rsidRPr="00391710">
        <w:t xml:space="preserve">Let us </w:t>
      </w:r>
      <w:r w:rsidR="00E23030" w:rsidRPr="00391710">
        <w:t>assume you</w:t>
      </w:r>
      <w:r w:rsidR="00F9023B" w:rsidRPr="00391710">
        <w:t xml:space="preserve"> ha</w:t>
      </w:r>
      <w:r w:rsidR="00E23030" w:rsidRPr="00391710">
        <w:t>ve already ingested a CSV file from Azure Blob Storage or Data Lake into a PySpark DataFrame. We</w:t>
      </w:r>
      <w:r w:rsidR="00F9023B" w:rsidRPr="00391710">
        <w:t xml:space="preserve"> wi</w:t>
      </w:r>
      <w:r w:rsidR="00E23030" w:rsidRPr="00391710">
        <w:t>ll use a fictional dataset of user signups as an example</w:t>
      </w:r>
      <w:r w:rsidR="00E213D2">
        <w:t>:</w:t>
      </w:r>
    </w:p>
    <w:p w14:paraId="10E9CFEC" w14:textId="04217AC6" w:rsidR="00F9023B" w:rsidRPr="00F626AF" w:rsidRDefault="00F9023B" w:rsidP="00514414">
      <w:pPr>
        <w:pStyle w:val="NormalBPBHEB"/>
      </w:pPr>
    </w:p>
    <w:p w14:paraId="355E4B82" w14:textId="11C21CB3" w:rsidR="00F9023B" w:rsidRPr="00391710" w:rsidRDefault="00E213D2">
      <w:pPr>
        <w:pStyle w:val="NormalBPBHEB"/>
        <w:numPr>
          <w:ilvl w:val="0"/>
          <w:numId w:val="45"/>
        </w:numPr>
      </w:pPr>
      <w:r w:rsidRPr="00E213D2">
        <w:rPr>
          <w:b/>
          <w:bCs/>
        </w:rPr>
        <w:t xml:space="preserve">Load the raw data: </w:t>
      </w:r>
      <w:r w:rsidRPr="00E213D2">
        <w:t>First, load the dataset. This example assumes your file is in CSV format and has a header row.</w:t>
      </w:r>
    </w:p>
    <w:p w14:paraId="39EF21B0" w14:textId="62C2F44C" w:rsidR="00E23030" w:rsidRPr="00391710" w:rsidRDefault="00E23030" w:rsidP="00F626AF">
      <w:pPr>
        <w:pStyle w:val="NormalBPBHEB"/>
        <w:ind w:left="720"/>
      </w:pPr>
      <w:r w:rsidRPr="00391710">
        <w:t xml:space="preserve">Example </w:t>
      </w:r>
      <w:r w:rsidR="00E213D2">
        <w:t>c</w:t>
      </w:r>
      <w:r w:rsidRPr="00391710">
        <w:t>ode:</w:t>
      </w:r>
    </w:p>
    <w:p w14:paraId="16084EBF" w14:textId="77777777" w:rsidR="00EE3B0A" w:rsidRPr="00EE3B0A" w:rsidRDefault="00EE3B0A" w:rsidP="00C32A9C">
      <w:pPr>
        <w:pStyle w:val="CodeBlockBPBHEB"/>
        <w:ind w:left="720"/>
        <w:rPr>
          <w:lang w:val="en-IN"/>
        </w:rPr>
      </w:pPr>
      <w:r w:rsidRPr="00EE3B0A">
        <w:rPr>
          <w:lang w:val="en-IN"/>
        </w:rPr>
        <w:t>df_raw = spark.read.format("csv") \</w:t>
      </w:r>
    </w:p>
    <w:p w14:paraId="57C1C256" w14:textId="77777777" w:rsidR="00EE3B0A" w:rsidRPr="00EE3B0A" w:rsidRDefault="00EE3B0A" w:rsidP="00C32A9C">
      <w:pPr>
        <w:pStyle w:val="CodeBlockBPBHEB"/>
        <w:ind w:left="720"/>
        <w:rPr>
          <w:lang w:val="en-IN"/>
        </w:rPr>
      </w:pPr>
      <w:r w:rsidRPr="00EE3B0A">
        <w:rPr>
          <w:lang w:val="en-IN"/>
        </w:rPr>
        <w:t>    .option("header", "true") \</w:t>
      </w:r>
    </w:p>
    <w:p w14:paraId="3F494BFD" w14:textId="39AEA94A" w:rsidR="00EE3B0A" w:rsidRPr="00EE3B0A" w:rsidRDefault="00EE3B0A" w:rsidP="00C32A9C">
      <w:pPr>
        <w:pStyle w:val="CodeBlockBPBHEB"/>
        <w:ind w:left="720"/>
        <w:rPr>
          <w:lang w:val="en-IN"/>
        </w:rPr>
      </w:pPr>
      <w:r w:rsidRPr="00EE3B0A">
        <w:rPr>
          <w:lang w:val="en-IN"/>
        </w:rPr>
        <w:t>    .option("inferSchema", "</w:t>
      </w:r>
      <w:r w:rsidR="00F41949">
        <w:rPr>
          <w:lang w:val="en-IN"/>
        </w:rPr>
        <w:t>false</w:t>
      </w:r>
      <w:r w:rsidRPr="00EE3B0A">
        <w:rPr>
          <w:lang w:val="en-IN"/>
        </w:rPr>
        <w:t>") \</w:t>
      </w:r>
    </w:p>
    <w:p w14:paraId="79F4EE37" w14:textId="77777777" w:rsidR="00EE3B0A" w:rsidRPr="00EE3B0A" w:rsidRDefault="00EE3B0A" w:rsidP="00C32A9C">
      <w:pPr>
        <w:pStyle w:val="CodeBlockBPBHEB"/>
        <w:ind w:left="720"/>
        <w:rPr>
          <w:lang w:val="en-IN"/>
        </w:rPr>
      </w:pPr>
      <w:r w:rsidRPr="00EE3B0A">
        <w:rPr>
          <w:lang w:val="en-IN"/>
        </w:rPr>
        <w:t>    .load("abfss://raw@stgazdeci.dfs.core.windows.net/users.csv")</w:t>
      </w:r>
    </w:p>
    <w:p w14:paraId="153D234A" w14:textId="77777777" w:rsidR="00F9023B" w:rsidRPr="00E23030" w:rsidRDefault="00F9023B" w:rsidP="00C32A9C">
      <w:pPr>
        <w:pStyle w:val="CodeBlockBPBHEB"/>
        <w:ind w:left="720"/>
      </w:pPr>
    </w:p>
    <w:p w14:paraId="2E5A1FD1" w14:textId="5ED3BE6A" w:rsidR="00B32741" w:rsidRDefault="00E23030" w:rsidP="00E213D2">
      <w:pPr>
        <w:pStyle w:val="CodeBlockBPBHEB"/>
        <w:ind w:left="720"/>
      </w:pPr>
      <w:r w:rsidRPr="00E23030">
        <w:t>df_raw.show(5)</w:t>
      </w:r>
    </w:p>
    <w:p w14:paraId="75F83420" w14:textId="7D8380A8" w:rsidR="00E23030" w:rsidRPr="00E23030" w:rsidRDefault="00E23030" w:rsidP="00DE4773">
      <w:pPr>
        <w:pStyle w:val="NormalBPBHEB"/>
        <w:ind w:left="720"/>
      </w:pPr>
      <w:r w:rsidRPr="00E23030">
        <w:t>This shows a preview of the raw data. Typical issues at this stage might include:</w:t>
      </w:r>
    </w:p>
    <w:p w14:paraId="4DF4B213" w14:textId="77777777" w:rsidR="00E23030" w:rsidRPr="00E23030" w:rsidRDefault="00E23030">
      <w:pPr>
        <w:pStyle w:val="NormalBPBHEB"/>
        <w:numPr>
          <w:ilvl w:val="0"/>
          <w:numId w:val="48"/>
        </w:numPr>
        <w:pBdr>
          <w:bottom w:val="single" w:sz="4" w:space="1" w:color="auto"/>
        </w:pBdr>
      </w:pPr>
      <w:r w:rsidRPr="00E23030">
        <w:t>Nulls in critical columns like email or signup_date</w:t>
      </w:r>
    </w:p>
    <w:p w14:paraId="3F6065E2" w14:textId="77777777" w:rsidR="00E23030" w:rsidRPr="00E23030" w:rsidRDefault="00E23030">
      <w:pPr>
        <w:pStyle w:val="NormalBPBHEB"/>
        <w:numPr>
          <w:ilvl w:val="0"/>
          <w:numId w:val="48"/>
        </w:numPr>
        <w:pBdr>
          <w:bottom w:val="single" w:sz="4" w:space="1" w:color="auto"/>
        </w:pBdr>
      </w:pPr>
      <w:r w:rsidRPr="00E23030">
        <w:t>Extra whitespaces in string fields</w:t>
      </w:r>
    </w:p>
    <w:p w14:paraId="703166EA" w14:textId="77777777" w:rsidR="00E23030" w:rsidRPr="00E23030" w:rsidRDefault="00E23030">
      <w:pPr>
        <w:pStyle w:val="NormalBPBHEB"/>
        <w:numPr>
          <w:ilvl w:val="0"/>
          <w:numId w:val="48"/>
        </w:numPr>
        <w:pBdr>
          <w:bottom w:val="single" w:sz="4" w:space="1" w:color="auto"/>
        </w:pBdr>
      </w:pPr>
      <w:r w:rsidRPr="00E23030">
        <w:t>Inconsistent casing (Active, active, ACTIVE)</w:t>
      </w:r>
    </w:p>
    <w:p w14:paraId="5BA4454B" w14:textId="6A899A4D" w:rsidR="00054A4F" w:rsidRDefault="00E23030">
      <w:pPr>
        <w:pStyle w:val="NormalBPBHEB"/>
        <w:numPr>
          <w:ilvl w:val="0"/>
          <w:numId w:val="48"/>
        </w:numPr>
        <w:pBdr>
          <w:bottom w:val="single" w:sz="4" w:space="1" w:color="auto"/>
        </w:pBdr>
      </w:pPr>
      <w:r w:rsidRPr="00E23030">
        <w:t>Duplicate user records</w:t>
      </w:r>
    </w:p>
    <w:p w14:paraId="74034538" w14:textId="7B81F2A4" w:rsidR="00E213D2" w:rsidRDefault="00E213D2">
      <w:pPr>
        <w:pStyle w:val="NormalBPBHEB"/>
        <w:numPr>
          <w:ilvl w:val="0"/>
          <w:numId w:val="45"/>
        </w:numPr>
        <w:rPr>
          <w:b/>
          <w:bCs/>
        </w:rPr>
      </w:pPr>
      <w:r>
        <w:rPr>
          <w:b/>
          <w:bCs/>
        </w:rPr>
        <w:t>R</w:t>
      </w:r>
      <w:r w:rsidRPr="00E213D2">
        <w:rPr>
          <w:b/>
          <w:bCs/>
        </w:rPr>
        <w:t>emove null or empty values:</w:t>
      </w:r>
      <w:r>
        <w:rPr>
          <w:b/>
          <w:bCs/>
        </w:rPr>
        <w:t xml:space="preserve"> </w:t>
      </w:r>
      <w:r w:rsidRPr="00E213D2">
        <w:t>Let us drop records where key fields are missing</w:t>
      </w:r>
      <w:r w:rsidRPr="00E213D2">
        <w:rPr>
          <w:b/>
          <w:bCs/>
        </w:rPr>
        <w:t>.</w:t>
      </w:r>
    </w:p>
    <w:p w14:paraId="03D3A562" w14:textId="58F6CD00" w:rsidR="00E23030" w:rsidRPr="00391710" w:rsidRDefault="00E23030" w:rsidP="00E213D2">
      <w:pPr>
        <w:pStyle w:val="NormalBPBHEB"/>
        <w:ind w:left="720"/>
      </w:pPr>
      <w:r w:rsidRPr="00391710">
        <w:t xml:space="preserve">Example </w:t>
      </w:r>
      <w:r w:rsidR="00E213D2">
        <w:t>c</w:t>
      </w:r>
      <w:r w:rsidRPr="00391710">
        <w:t>ode:</w:t>
      </w:r>
    </w:p>
    <w:p w14:paraId="4D7286C5" w14:textId="0F235132" w:rsidR="00F9023B" w:rsidRDefault="00E23030" w:rsidP="00E213D2">
      <w:pPr>
        <w:pStyle w:val="CodeBlockBPBHEB"/>
        <w:ind w:firstLine="720"/>
      </w:pPr>
      <w:r w:rsidRPr="00E23030">
        <w:t>df_clean = df_raw.dropna(subset=["email", "signup_date"])</w:t>
      </w:r>
    </w:p>
    <w:p w14:paraId="5976E19F" w14:textId="4FEA27EC" w:rsidR="00F9023B" w:rsidRDefault="00E23030" w:rsidP="00DE4773">
      <w:pPr>
        <w:pStyle w:val="NormalBPBHEB"/>
        <w:ind w:left="720"/>
      </w:pPr>
      <w:r w:rsidRPr="00E23030">
        <w:t>If you want to replace nulls with default values instead:</w:t>
      </w:r>
    </w:p>
    <w:p w14:paraId="3C9F2E29" w14:textId="54153916" w:rsidR="00E23030" w:rsidRPr="00E23030" w:rsidRDefault="00E23030" w:rsidP="00DE4773">
      <w:pPr>
        <w:pStyle w:val="NormalBPBHEB"/>
        <w:ind w:left="720"/>
      </w:pPr>
      <w:r w:rsidRPr="00E23030">
        <w:t xml:space="preserve">Example </w:t>
      </w:r>
      <w:r w:rsidR="00E213D2">
        <w:t>c</w:t>
      </w:r>
      <w:r w:rsidRPr="00E23030">
        <w:t>ode:</w:t>
      </w:r>
    </w:p>
    <w:p w14:paraId="41BA9F9B" w14:textId="77777777" w:rsidR="00E23030" w:rsidRPr="00E23030" w:rsidRDefault="00E23030" w:rsidP="00861B58">
      <w:pPr>
        <w:pStyle w:val="CodeBlockBPBHEB"/>
        <w:ind w:left="720"/>
      </w:pPr>
      <w:r w:rsidRPr="00E23030">
        <w:t>df_clean = df_clean.fillna({</w:t>
      </w:r>
    </w:p>
    <w:p w14:paraId="2F89C671" w14:textId="77777777" w:rsidR="00E23030" w:rsidRPr="00E23030" w:rsidRDefault="00E23030" w:rsidP="00861B58">
      <w:pPr>
        <w:pStyle w:val="CodeBlockBPBHEB"/>
        <w:ind w:left="720"/>
      </w:pPr>
      <w:r w:rsidRPr="00E23030">
        <w:t xml:space="preserve">    "country": "Unknown",</w:t>
      </w:r>
    </w:p>
    <w:p w14:paraId="538E9B51" w14:textId="77777777" w:rsidR="00E23030" w:rsidRPr="00E23030" w:rsidRDefault="00E23030" w:rsidP="00861B58">
      <w:pPr>
        <w:pStyle w:val="CodeBlockBPBHEB"/>
        <w:ind w:left="720"/>
      </w:pPr>
      <w:r w:rsidRPr="00E23030">
        <w:t xml:space="preserve">    "referral_code": "N/A"</w:t>
      </w:r>
    </w:p>
    <w:p w14:paraId="712D7865" w14:textId="5B014CBC" w:rsidR="00F9023B" w:rsidRPr="00F9023B" w:rsidRDefault="00E23030" w:rsidP="00861B58">
      <w:pPr>
        <w:pStyle w:val="CodeBlockBPBHEB"/>
        <w:ind w:left="720"/>
      </w:pPr>
      <w:r w:rsidRPr="00E23030">
        <w:t>})</w:t>
      </w:r>
    </w:p>
    <w:p w14:paraId="59533DB0" w14:textId="33AAD5D8" w:rsidR="00EF119D" w:rsidRDefault="00E213D2">
      <w:pPr>
        <w:pStyle w:val="NormalBPBHEB"/>
        <w:numPr>
          <w:ilvl w:val="0"/>
          <w:numId w:val="45"/>
        </w:numPr>
        <w:tabs>
          <w:tab w:val="left" w:pos="360"/>
        </w:tabs>
      </w:pPr>
      <w:r w:rsidRPr="00E213D2">
        <w:rPr>
          <w:b/>
          <w:bCs/>
        </w:rPr>
        <w:t>Trim whitespace and normalize casing</w:t>
      </w:r>
      <w:r w:rsidRPr="00E213D2">
        <w:t>: Whitespaces and mixed casing can break joins or groupings. Let us standardize.</w:t>
      </w:r>
    </w:p>
    <w:p w14:paraId="6AB7C30C" w14:textId="3C20F49E" w:rsidR="00E23030" w:rsidRPr="00391710" w:rsidRDefault="00E23030" w:rsidP="00DE4773">
      <w:pPr>
        <w:pStyle w:val="NormalBPBHEB"/>
        <w:ind w:left="720"/>
      </w:pPr>
      <w:r w:rsidRPr="00391710">
        <w:t xml:space="preserve">Example </w:t>
      </w:r>
      <w:r w:rsidR="00E213D2">
        <w:t>c</w:t>
      </w:r>
      <w:r w:rsidRPr="00391710">
        <w:t>ode:</w:t>
      </w:r>
    </w:p>
    <w:p w14:paraId="26C28884" w14:textId="77777777" w:rsidR="00E23030" w:rsidRPr="0080798C" w:rsidRDefault="00E23030" w:rsidP="00861B58">
      <w:pPr>
        <w:pStyle w:val="CodeBlockBPBHEB"/>
        <w:ind w:left="720"/>
      </w:pPr>
      <w:r w:rsidRPr="0080798C">
        <w:t>from pyspark.sql.functions import trim, lower, col</w:t>
      </w:r>
    </w:p>
    <w:p w14:paraId="0FFBEBAD" w14:textId="77777777" w:rsidR="00E23030" w:rsidRPr="0080798C" w:rsidRDefault="00E23030" w:rsidP="00861B58">
      <w:pPr>
        <w:pStyle w:val="CodeBlockBPBHEB"/>
        <w:ind w:left="720"/>
      </w:pPr>
      <w:r w:rsidRPr="0080798C">
        <w:t>df_clean = df_clean.withColumn("email", trim(lower(col("email")))) \</w:t>
      </w:r>
    </w:p>
    <w:p w14:paraId="4E8CF668" w14:textId="77777777" w:rsidR="00E23030" w:rsidRPr="0080798C" w:rsidRDefault="00E23030" w:rsidP="00861B58">
      <w:pPr>
        <w:pStyle w:val="CodeBlockBPBHEB"/>
        <w:ind w:left="720"/>
      </w:pPr>
      <w:r w:rsidRPr="0080798C">
        <w:t xml:space="preserve">                   .withColumn("country", trim(col("country")))</w:t>
      </w:r>
    </w:p>
    <w:p w14:paraId="5432E14B" w14:textId="3DE06E0B" w:rsidR="00391710" w:rsidRDefault="00E23030" w:rsidP="00DE4773">
      <w:pPr>
        <w:pStyle w:val="NormalBPBHEB"/>
        <w:ind w:left="720"/>
      </w:pPr>
      <w:r w:rsidRPr="00DE4773">
        <w:t xml:space="preserve">This ensures </w:t>
      </w:r>
      <w:r w:rsidR="00391710" w:rsidRPr="00DE4773">
        <w:t xml:space="preserve">the </w:t>
      </w:r>
      <w:r w:rsidRPr="00DE4773">
        <w:t>email is lowercase and any trailing or leading spaces are removed.</w:t>
      </w:r>
    </w:p>
    <w:p w14:paraId="14C10DBD" w14:textId="07DB52B9" w:rsidR="00E213D2" w:rsidRPr="00E213D2" w:rsidRDefault="00E213D2">
      <w:pPr>
        <w:pStyle w:val="NormalBPBHEB"/>
        <w:numPr>
          <w:ilvl w:val="0"/>
          <w:numId w:val="45"/>
        </w:numPr>
        <w:shd w:val="clear" w:color="auto" w:fill="auto"/>
      </w:pPr>
      <w:r w:rsidRPr="00E213D2">
        <w:rPr>
          <w:b/>
          <w:bCs/>
        </w:rPr>
        <w:lastRenderedPageBreak/>
        <w:t xml:space="preserve">Convert data types: </w:t>
      </w:r>
      <w:r w:rsidRPr="00E213D2">
        <w:t>Sometimes, dates or numbers get interpreted as strings, especially from CSV. Convert them properly.</w:t>
      </w:r>
    </w:p>
    <w:p w14:paraId="00B0CC8A" w14:textId="3F8A1301" w:rsidR="00F9023B" w:rsidRPr="00391710" w:rsidRDefault="00F9023B" w:rsidP="00DE4773">
      <w:pPr>
        <w:pStyle w:val="NormalBPBHEB"/>
        <w:ind w:left="720"/>
      </w:pPr>
      <w:r w:rsidRPr="00391710">
        <w:t xml:space="preserve">Example </w:t>
      </w:r>
      <w:r w:rsidR="00E213D2">
        <w:t>c</w:t>
      </w:r>
      <w:r w:rsidRPr="00391710">
        <w:t>ode:</w:t>
      </w:r>
    </w:p>
    <w:p w14:paraId="434709A0" w14:textId="77777777" w:rsidR="00E23030" w:rsidRPr="00E23030" w:rsidRDefault="00E23030" w:rsidP="0059660F">
      <w:pPr>
        <w:pStyle w:val="CodeBlockBPBHEB"/>
        <w:ind w:left="720"/>
      </w:pPr>
      <w:r w:rsidRPr="00E23030">
        <w:t>from pyspark.sql.functions import to_date</w:t>
      </w:r>
    </w:p>
    <w:p w14:paraId="17490EDA" w14:textId="77777777" w:rsidR="00E23030" w:rsidRPr="00E23030" w:rsidRDefault="00E23030" w:rsidP="0059660F">
      <w:pPr>
        <w:pStyle w:val="CodeBlockBPBHEB"/>
        <w:ind w:left="720"/>
      </w:pPr>
      <w:r w:rsidRPr="00E23030">
        <w:t>df_clean = df_clean.withColumn("signup_date", to_date(col("signup_date"), "yyyy-MM-dd"))</w:t>
      </w:r>
    </w:p>
    <w:p w14:paraId="68CB7EDC" w14:textId="77777777" w:rsidR="00E23030" w:rsidRPr="00E23030" w:rsidRDefault="00E23030" w:rsidP="00DE4773">
      <w:pPr>
        <w:pStyle w:val="NormalBPBHEB"/>
        <w:ind w:left="720"/>
        <w:rPr>
          <w:lang w:val="en-IN"/>
        </w:rPr>
      </w:pPr>
      <w:r w:rsidRPr="00E23030">
        <w:rPr>
          <w:lang w:val="en-IN"/>
        </w:rPr>
        <w:t>You can use cast() if you need to convert numeric columns:</w:t>
      </w:r>
    </w:p>
    <w:p w14:paraId="61CEAA91" w14:textId="5A6EE7E5" w:rsidR="00E23030" w:rsidRPr="00E23030" w:rsidRDefault="00E23030" w:rsidP="00DE4773">
      <w:pPr>
        <w:pStyle w:val="NormalBPBHEB"/>
        <w:ind w:left="720"/>
      </w:pPr>
      <w:r w:rsidRPr="00E23030">
        <w:t xml:space="preserve">Example </w:t>
      </w:r>
      <w:r w:rsidR="00E213D2">
        <w:t>c</w:t>
      </w:r>
      <w:r w:rsidRPr="00E23030">
        <w:t>ode:</w:t>
      </w:r>
    </w:p>
    <w:p w14:paraId="5072650D" w14:textId="77777777" w:rsidR="00E23030" w:rsidRPr="0080798C" w:rsidRDefault="00E23030" w:rsidP="0059660F">
      <w:pPr>
        <w:pStyle w:val="CodeBlockBPBHEB"/>
        <w:ind w:firstLine="720"/>
      </w:pPr>
      <w:r w:rsidRPr="0080798C">
        <w:t>df_clean = df_clean.withColumn("age", col("age").cast("int"))</w:t>
      </w:r>
    </w:p>
    <w:p w14:paraId="658127BE" w14:textId="479CE7CF" w:rsidR="00EF119D" w:rsidRDefault="00E213D2">
      <w:pPr>
        <w:pStyle w:val="NormalBPBHEB"/>
        <w:numPr>
          <w:ilvl w:val="0"/>
          <w:numId w:val="45"/>
        </w:numPr>
      </w:pPr>
      <w:r w:rsidRPr="00E213D2">
        <w:rPr>
          <w:b/>
          <w:bCs/>
        </w:rPr>
        <w:t xml:space="preserve">Drop </w:t>
      </w:r>
      <w:r>
        <w:rPr>
          <w:b/>
          <w:bCs/>
        </w:rPr>
        <w:t>d</w:t>
      </w:r>
      <w:r w:rsidRPr="00E213D2">
        <w:rPr>
          <w:b/>
          <w:bCs/>
        </w:rPr>
        <w:t>uplicates</w:t>
      </w:r>
      <w:r w:rsidRPr="00E213D2">
        <w:t>: Remove duplicate rows based on one or more business keys (like email).</w:t>
      </w:r>
    </w:p>
    <w:p w14:paraId="3AA0D384" w14:textId="6550A4C3" w:rsidR="00E23030" w:rsidRPr="00670A7C" w:rsidRDefault="00E23030" w:rsidP="00DE4773">
      <w:pPr>
        <w:pStyle w:val="NormalBPBHEB"/>
        <w:ind w:left="720"/>
      </w:pPr>
      <w:r w:rsidRPr="00670A7C">
        <w:t xml:space="preserve">Example </w:t>
      </w:r>
      <w:r w:rsidR="00E213D2">
        <w:t>c</w:t>
      </w:r>
      <w:r w:rsidRPr="00670A7C">
        <w:t>ode:</w:t>
      </w:r>
    </w:p>
    <w:p w14:paraId="46DF420C" w14:textId="77777777" w:rsidR="00E23030" w:rsidRPr="00E23030" w:rsidRDefault="00E23030" w:rsidP="0059660F">
      <w:pPr>
        <w:pStyle w:val="CodeBlockBPBHEB"/>
        <w:ind w:firstLine="720"/>
      </w:pPr>
      <w:r w:rsidRPr="00E23030">
        <w:t>df_clean = df_clean.dropDuplicates(["email"])</w:t>
      </w:r>
    </w:p>
    <w:p w14:paraId="2728B221" w14:textId="244C35BA" w:rsidR="00E213D2" w:rsidRDefault="00E213D2">
      <w:pPr>
        <w:pStyle w:val="NormalBPBHEB"/>
        <w:numPr>
          <w:ilvl w:val="0"/>
          <w:numId w:val="45"/>
        </w:numPr>
      </w:pPr>
      <w:r w:rsidRPr="00E213D2">
        <w:rPr>
          <w:b/>
          <w:bCs/>
        </w:rPr>
        <w:t>Validate</w:t>
      </w:r>
      <w:r>
        <w:t xml:space="preserve"> </w:t>
      </w:r>
      <w:r w:rsidRPr="00E213D2">
        <w:rPr>
          <w:b/>
          <w:bCs/>
        </w:rPr>
        <w:t>your cleaned data</w:t>
      </w:r>
      <w:r>
        <w:t>: Always verify your transformations with a quick check:</w:t>
      </w:r>
    </w:p>
    <w:p w14:paraId="67008A70" w14:textId="1B1489E7" w:rsidR="00EF119D" w:rsidRDefault="00E213D2" w:rsidP="00E213D2">
      <w:pPr>
        <w:pStyle w:val="NormalBPBHEB"/>
        <w:ind w:left="720"/>
      </w:pPr>
      <w:r>
        <w:t>Example code:</w:t>
      </w:r>
    </w:p>
    <w:p w14:paraId="72D4513F" w14:textId="77777777" w:rsidR="00E23030" w:rsidRPr="00E23030" w:rsidRDefault="00E23030" w:rsidP="0059660F">
      <w:pPr>
        <w:pStyle w:val="CodeBlockBPBHEB"/>
        <w:ind w:left="720"/>
      </w:pPr>
      <w:r w:rsidRPr="00E23030">
        <w:t>df_clean.printSchema()</w:t>
      </w:r>
    </w:p>
    <w:p w14:paraId="563DD65F" w14:textId="77777777" w:rsidR="00E23030" w:rsidRPr="00E23030" w:rsidRDefault="00E23030" w:rsidP="0059660F">
      <w:pPr>
        <w:pStyle w:val="CodeBlockBPBHEB"/>
        <w:ind w:left="720"/>
      </w:pPr>
      <w:r w:rsidRPr="00E23030">
        <w:t>df_clean.show(10)</w:t>
      </w:r>
    </w:p>
    <w:p w14:paraId="7CB886F5" w14:textId="77777777" w:rsidR="00B32741" w:rsidRDefault="00B32741" w:rsidP="00DE4773">
      <w:pPr>
        <w:pStyle w:val="NormalBPBHEB"/>
        <w:rPr>
          <w:lang w:val="en-IN"/>
        </w:rPr>
      </w:pPr>
    </w:p>
    <w:p w14:paraId="57FC5219" w14:textId="668510F0" w:rsidR="009768C8" w:rsidRPr="00263949" w:rsidRDefault="00263949" w:rsidP="00E213D2">
      <w:pPr>
        <w:pStyle w:val="NormalBPBHEB"/>
      </w:pPr>
      <w:r w:rsidRPr="00E213D2">
        <w:rPr>
          <w:i/>
          <w:iCs/>
        </w:rPr>
        <w:t>Figure 4.13</w:t>
      </w:r>
      <w:r w:rsidRPr="00263949">
        <w:t xml:space="preserve"> illustrates the output produced by the preceding code block. Since the DataFrame consists of only nine records, the complete result set is shown</w:t>
      </w:r>
      <w:r w:rsidR="00E213D2">
        <w:t>.</w:t>
      </w:r>
    </w:p>
    <w:p w14:paraId="00AFE1E6" w14:textId="3E87E3EA" w:rsidR="00B32741" w:rsidRDefault="00B32741" w:rsidP="00DE4773">
      <w:pPr>
        <w:pStyle w:val="FigureBPBHEB"/>
        <w:rPr>
          <w:lang w:val="en-IN"/>
        </w:rPr>
      </w:pPr>
      <w:r>
        <w:rPr>
          <w:noProof/>
          <w:lang w:val="en-IN"/>
        </w:rPr>
        <w:drawing>
          <wp:inline distT="0" distB="0" distL="0" distR="0" wp14:anchorId="7E3F6571" wp14:editId="4A047E97">
            <wp:extent cx="5731510" cy="2876550"/>
            <wp:effectExtent l="19050" t="19050" r="21590" b="19050"/>
            <wp:docPr id="9948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09441" name="Picture 994809441"/>
                    <pic:cNvPicPr/>
                  </pic:nvPicPr>
                  <pic:blipFill>
                    <a:blip r:embed="rId25">
                      <a:extLst>
                        <a:ext uri="{28A0092B-C50C-407E-A947-70E740481C1C}">
                          <a14:useLocalDpi xmlns:a14="http://schemas.microsoft.com/office/drawing/2010/main" val="0"/>
                        </a:ext>
                      </a:extLst>
                    </a:blip>
                    <a:stretch>
                      <a:fillRect/>
                    </a:stretch>
                  </pic:blipFill>
                  <pic:spPr>
                    <a:xfrm>
                      <a:off x="0" y="0"/>
                      <a:ext cx="5731510" cy="2876550"/>
                    </a:xfrm>
                    <a:prstGeom prst="rect">
                      <a:avLst/>
                    </a:prstGeom>
                    <a:ln w="3175">
                      <a:solidFill>
                        <a:schemeClr val="tx1"/>
                      </a:solidFill>
                    </a:ln>
                  </pic:spPr>
                </pic:pic>
              </a:graphicData>
            </a:graphic>
          </wp:inline>
        </w:drawing>
      </w:r>
    </w:p>
    <w:p w14:paraId="12C3EE09" w14:textId="0088F558" w:rsidR="002C0546" w:rsidRPr="002C0546" w:rsidRDefault="002C0546" w:rsidP="002C0546">
      <w:pPr>
        <w:pStyle w:val="FigureCaptionBPBHEB"/>
      </w:pPr>
      <w:r w:rsidRPr="00B46AE1">
        <w:rPr>
          <w:b/>
          <w:bCs w:val="0"/>
        </w:rPr>
        <w:t>Figure 4.</w:t>
      </w:r>
      <w:r>
        <w:rPr>
          <w:b/>
          <w:bCs w:val="0"/>
        </w:rPr>
        <w:t>1</w:t>
      </w:r>
      <w:r w:rsidR="00AA0321">
        <w:rPr>
          <w:b/>
          <w:bCs w:val="0"/>
        </w:rPr>
        <w:t>3</w:t>
      </w:r>
      <w:r w:rsidRPr="00B46AE1">
        <w:rPr>
          <w:b/>
          <w:bCs w:val="0"/>
        </w:rPr>
        <w:t xml:space="preserve">: </w:t>
      </w:r>
      <w:r>
        <w:t>Records in DataFrame after processing</w:t>
      </w:r>
    </w:p>
    <w:p w14:paraId="5E6F1D32" w14:textId="77777777" w:rsidR="00EF119D" w:rsidRDefault="00EF119D" w:rsidP="00DE4773">
      <w:pPr>
        <w:pStyle w:val="NormalBPBHEB"/>
      </w:pPr>
    </w:p>
    <w:p w14:paraId="2CB47532" w14:textId="77777777" w:rsidR="004300D4" w:rsidRDefault="004300D4">
      <w:pPr>
        <w:pStyle w:val="NormalBPBHEB"/>
        <w:numPr>
          <w:ilvl w:val="0"/>
          <w:numId w:val="45"/>
        </w:numPr>
        <w:shd w:val="clear" w:color="auto" w:fill="auto"/>
      </w:pPr>
      <w:r w:rsidRPr="004300D4">
        <w:rPr>
          <w:b/>
          <w:bCs/>
        </w:rPr>
        <w:t>Save the enriched user data</w:t>
      </w:r>
      <w:r w:rsidRPr="004300D4">
        <w:t xml:space="preserve">: </w:t>
      </w:r>
    </w:p>
    <w:p w14:paraId="797687A7" w14:textId="5BF7FC00" w:rsidR="00C26670" w:rsidRDefault="00C26670" w:rsidP="004300D4">
      <w:pPr>
        <w:pStyle w:val="CodeBlockBPBHEB"/>
        <w:ind w:left="720"/>
        <w:rPr>
          <w:ins w:id="37" w:author="Saaimithra Pragadeesh" w:date="2026-05-16T13:06:00Z" w16du:dateUtc="2026-05-16T07:36:00Z"/>
        </w:rPr>
      </w:pPr>
      <w:ins w:id="38" w:author="Saaimithra Pragadeesh" w:date="2026-05-16T13:06:00Z">
        <w:r w:rsidRPr="00C26670">
          <w:t># coalesce(1) is used here only for demonstration purposes</w:t>
        </w:r>
        <w:r w:rsidRPr="00C26670">
          <w:br/>
        </w:r>
        <w:r w:rsidRPr="00C26670">
          <w:lastRenderedPageBreak/>
          <w:t># to produce a single CSV file. In production environments,</w:t>
        </w:r>
        <w:r w:rsidRPr="00C26670">
          <w:br/>
          <w:t># avoid this pattern for large datasets due to scalability</w:t>
        </w:r>
        <w:r w:rsidRPr="00C26670">
          <w:br/>
          <w:t># and performance considerations.</w:t>
        </w:r>
      </w:ins>
    </w:p>
    <w:p w14:paraId="575093D9" w14:textId="6EF82243" w:rsidR="004300D4" w:rsidRDefault="004300D4" w:rsidP="004300D4">
      <w:pPr>
        <w:pStyle w:val="CodeBlockBPBHEB"/>
        <w:ind w:left="720"/>
      </w:pPr>
      <w:r w:rsidRPr="004300D4">
        <w:t>df_clean.coalesce(1).write.format("csv") \</w:t>
      </w:r>
    </w:p>
    <w:p w14:paraId="06F8F71D" w14:textId="77777777" w:rsidR="00E33D09" w:rsidRPr="00DE4773" w:rsidRDefault="00E33D09" w:rsidP="004300D4">
      <w:pPr>
        <w:pStyle w:val="CodeBlockBPBHEB"/>
        <w:ind w:left="720"/>
      </w:pPr>
      <w:r w:rsidRPr="00DE4773">
        <w:t>    .option("header", "true") \</w:t>
      </w:r>
    </w:p>
    <w:p w14:paraId="182CB854" w14:textId="77777777" w:rsidR="00E33D09" w:rsidRPr="00DE4773" w:rsidRDefault="00E33D09" w:rsidP="004300D4">
      <w:pPr>
        <w:pStyle w:val="CodeBlockBPBHEB"/>
        <w:ind w:left="720"/>
      </w:pPr>
      <w:r w:rsidRPr="00DE4773">
        <w:t>    .mode("overwrite") \</w:t>
      </w:r>
    </w:p>
    <w:p w14:paraId="76141605" w14:textId="49F1B421" w:rsidR="006609C4" w:rsidRPr="00FA7C26" w:rsidRDefault="00E33D09" w:rsidP="004300D4">
      <w:pPr>
        <w:pStyle w:val="CodeBlockBPBHEB"/>
        <w:ind w:left="720"/>
      </w:pPr>
      <w:r w:rsidRPr="00DE4773">
        <w:t>    .save("abfss://</w:t>
      </w:r>
      <w:r w:rsidR="00F61BD3" w:rsidRPr="00DE4773">
        <w:t>silver</w:t>
      </w:r>
      <w:r w:rsidRPr="00DE4773">
        <w:t>@stgazdeci.dfs.core.windows.net/cleaned_users/")</w:t>
      </w:r>
    </w:p>
    <w:p w14:paraId="04E873BC" w14:textId="4C76522B" w:rsidR="0093397A" w:rsidRPr="0093397A" w:rsidRDefault="0093397A" w:rsidP="004300D4">
      <w:pPr>
        <w:pStyle w:val="Heading2BPBHEB"/>
        <w:rPr>
          <w:lang w:val="en-IN"/>
        </w:rPr>
      </w:pPr>
      <w:r w:rsidRPr="005B1822">
        <w:t>Recipe:</w:t>
      </w:r>
      <w:r w:rsidRPr="005B1822">
        <w:rPr>
          <w:rFonts w:eastAsiaTheme="minorHAnsi" w:cstheme="minorBidi"/>
        </w:rPr>
        <w:t xml:space="preserve"> </w:t>
      </w:r>
      <w:r w:rsidRPr="0093397A">
        <w:t xml:space="preserve">Data </w:t>
      </w:r>
      <w:r w:rsidR="007A3C03">
        <w:t>c</w:t>
      </w:r>
      <w:r w:rsidR="007A3C03" w:rsidRPr="0093397A">
        <w:t xml:space="preserve">leansing </w:t>
      </w:r>
      <w:r w:rsidRPr="0093397A">
        <w:t xml:space="preserve">with SparkSQL </w:t>
      </w:r>
      <w:ins w:id="39" w:author="Aditi Singha" w:date="2026-05-25T15:58:00Z" w16du:dateUtc="2026-05-25T10:28:00Z">
        <w:r w:rsidR="00BB6F02">
          <w:t>and</w:t>
        </w:r>
      </w:ins>
      <w:del w:id="40" w:author="Aditi Singha" w:date="2026-05-25T15:58:00Z" w16du:dateUtc="2026-05-25T10:28:00Z">
        <w:r w:rsidRPr="0093397A" w:rsidDel="00BB6F02">
          <w:delText>&amp;</w:delText>
        </w:r>
      </w:del>
      <w:r w:rsidRPr="0093397A">
        <w:t xml:space="preserve"> SQL</w:t>
      </w:r>
    </w:p>
    <w:p w14:paraId="44E935CF" w14:textId="055C3AFF" w:rsidR="00B5118B" w:rsidRPr="0035241A" w:rsidRDefault="00037B95" w:rsidP="00037B95">
      <w:pPr>
        <w:pStyle w:val="NormalBPBHEB"/>
        <w:rPr>
          <w:lang w:val="en-IN"/>
        </w:rPr>
      </w:pPr>
      <w:r w:rsidRPr="0035241A">
        <w:rPr>
          <w:lang w:val="en-IN"/>
        </w:rPr>
        <w:t xml:space="preserve">The same </w:t>
      </w:r>
      <w:r w:rsidR="0093397A">
        <w:rPr>
          <w:lang w:val="en-IN"/>
        </w:rPr>
        <w:t>work</w:t>
      </w:r>
      <w:r w:rsidRPr="0035241A">
        <w:rPr>
          <w:lang w:val="en-IN"/>
        </w:rPr>
        <w:t xml:space="preserve"> can also be expressed using </w:t>
      </w:r>
      <w:r w:rsidRPr="0035241A">
        <w:rPr>
          <w:b/>
          <w:bCs/>
          <w:lang w:val="en-IN"/>
        </w:rPr>
        <w:t>SparkSQL</w:t>
      </w:r>
      <w:r w:rsidRPr="0035241A">
        <w:rPr>
          <w:lang w:val="en-IN"/>
        </w:rPr>
        <w:t xml:space="preserve"> inside a Databricks </w:t>
      </w:r>
      <w:r w:rsidR="00FF6F8E">
        <w:rPr>
          <w:lang w:val="en-IN"/>
        </w:rPr>
        <w:t>Notebook</w:t>
      </w:r>
      <w:r w:rsidRPr="0035241A">
        <w:rPr>
          <w:lang w:val="en-IN"/>
        </w:rPr>
        <w:t>. We first register each DataFrame as a temporary view and then run SQL queries using spark.sql().</w:t>
      </w:r>
      <w:r w:rsidR="004300D4">
        <w:rPr>
          <w:lang w:val="en-IN"/>
        </w:rPr>
        <w:t xml:space="preserve"> Refer to the following code:</w:t>
      </w:r>
    </w:p>
    <w:p w14:paraId="7177AACC" w14:textId="77777777" w:rsidR="00B41457" w:rsidRPr="00B41457" w:rsidRDefault="00B41457" w:rsidP="004300D4">
      <w:pPr>
        <w:pStyle w:val="CodeBlockBPBHEB"/>
        <w:rPr>
          <w:lang w:val="en-IN"/>
        </w:rPr>
      </w:pPr>
      <w:r w:rsidRPr="00B41457">
        <w:rPr>
          <w:lang w:val="en-IN"/>
        </w:rPr>
        <w:t>from pyspark.sql.functions import col, trim, lower, coalesce, to_date, lit</w:t>
      </w:r>
    </w:p>
    <w:p w14:paraId="16E04315" w14:textId="77777777" w:rsidR="00B41457" w:rsidRPr="00B41457" w:rsidRDefault="00B41457" w:rsidP="004300D4">
      <w:pPr>
        <w:pStyle w:val="CodeBlockBPBHEB"/>
        <w:rPr>
          <w:lang w:val="en-IN"/>
        </w:rPr>
      </w:pPr>
    </w:p>
    <w:p w14:paraId="347A308E" w14:textId="77777777" w:rsidR="00B41457" w:rsidRPr="00B41457" w:rsidRDefault="00B41457" w:rsidP="004300D4">
      <w:pPr>
        <w:pStyle w:val="CodeBlockBPBHEB"/>
        <w:rPr>
          <w:lang w:val="en-IN"/>
        </w:rPr>
      </w:pPr>
      <w:r w:rsidRPr="00B41457">
        <w:rPr>
          <w:lang w:val="en-IN"/>
        </w:rPr>
        <w:t>df_users_raw = spark.read.format("csv") \</w:t>
      </w:r>
    </w:p>
    <w:p w14:paraId="4EA58CB4" w14:textId="77777777" w:rsidR="00B41457" w:rsidRPr="00B41457" w:rsidRDefault="00B41457" w:rsidP="004300D4">
      <w:pPr>
        <w:pStyle w:val="CodeBlockBPBHEB"/>
        <w:rPr>
          <w:lang w:val="en-IN"/>
        </w:rPr>
      </w:pPr>
      <w:r w:rsidRPr="00B41457">
        <w:rPr>
          <w:lang w:val="en-IN"/>
        </w:rPr>
        <w:t>    .option("header", "true") \</w:t>
      </w:r>
    </w:p>
    <w:p w14:paraId="4013BC6B" w14:textId="77777777" w:rsidR="00B41457" w:rsidRPr="00B41457" w:rsidRDefault="00B41457" w:rsidP="004300D4">
      <w:pPr>
        <w:pStyle w:val="CodeBlockBPBHEB"/>
        <w:rPr>
          <w:lang w:val="en-IN"/>
        </w:rPr>
      </w:pPr>
      <w:r w:rsidRPr="00B41457">
        <w:rPr>
          <w:lang w:val="en-IN"/>
        </w:rPr>
        <w:t>    .option("inferSchema", "false") \</w:t>
      </w:r>
    </w:p>
    <w:p w14:paraId="50302558" w14:textId="77777777" w:rsidR="00B41457" w:rsidRPr="00B41457" w:rsidRDefault="00B41457" w:rsidP="004300D4">
      <w:pPr>
        <w:pStyle w:val="CodeBlockBPBHEB"/>
        <w:rPr>
          <w:lang w:val="en-IN"/>
        </w:rPr>
      </w:pPr>
      <w:r w:rsidRPr="00B41457">
        <w:rPr>
          <w:lang w:val="en-IN"/>
        </w:rPr>
        <w:t>    .load("abfss://raw@stgazdeci.dfs.core.windows.net/users.csv")</w:t>
      </w:r>
    </w:p>
    <w:p w14:paraId="62157DF4" w14:textId="77777777" w:rsidR="00B41457" w:rsidRPr="00B41457" w:rsidRDefault="00B41457" w:rsidP="004300D4">
      <w:pPr>
        <w:pStyle w:val="CodeBlockBPBHEB"/>
        <w:rPr>
          <w:lang w:val="en-IN"/>
        </w:rPr>
      </w:pPr>
    </w:p>
    <w:p w14:paraId="6D8DE370" w14:textId="77777777" w:rsidR="00B41457" w:rsidRPr="00B41457" w:rsidRDefault="00B41457" w:rsidP="004300D4">
      <w:pPr>
        <w:pStyle w:val="CodeBlockBPBHEB"/>
        <w:rPr>
          <w:lang w:val="en-IN"/>
        </w:rPr>
      </w:pPr>
      <w:r w:rsidRPr="00B41457">
        <w:rPr>
          <w:lang w:val="en-IN"/>
        </w:rPr>
        <w:t># Step 1: Remove nulls in critical fields</w:t>
      </w:r>
    </w:p>
    <w:p w14:paraId="775B2BCE" w14:textId="77777777" w:rsidR="00B41457" w:rsidRPr="00B41457" w:rsidRDefault="00B41457" w:rsidP="004300D4">
      <w:pPr>
        <w:pStyle w:val="CodeBlockBPBHEB"/>
        <w:rPr>
          <w:lang w:val="en-IN"/>
        </w:rPr>
      </w:pPr>
      <w:r w:rsidRPr="00B41457">
        <w:rPr>
          <w:lang w:val="en-IN"/>
        </w:rPr>
        <w:t>df_users_step1 = df_users_raw.filter(</w:t>
      </w:r>
    </w:p>
    <w:p w14:paraId="7FAC823B" w14:textId="77777777" w:rsidR="00B41457" w:rsidRPr="00B41457" w:rsidRDefault="00B41457" w:rsidP="004300D4">
      <w:pPr>
        <w:pStyle w:val="CodeBlockBPBHEB"/>
        <w:rPr>
          <w:lang w:val="en-IN"/>
        </w:rPr>
      </w:pPr>
      <w:r w:rsidRPr="00B41457">
        <w:rPr>
          <w:lang w:val="en-IN"/>
        </w:rPr>
        <w:t>    col("email").isNotNull() &amp; col("signup_date").isNotNull()</w:t>
      </w:r>
    </w:p>
    <w:p w14:paraId="180D1024" w14:textId="77777777" w:rsidR="00B41457" w:rsidRPr="00B41457" w:rsidRDefault="00B41457" w:rsidP="004300D4">
      <w:pPr>
        <w:pStyle w:val="CodeBlockBPBHEB"/>
        <w:rPr>
          <w:lang w:val="en-IN"/>
        </w:rPr>
      </w:pPr>
      <w:r w:rsidRPr="00B41457">
        <w:rPr>
          <w:lang w:val="en-IN"/>
        </w:rPr>
        <w:t>)</w:t>
      </w:r>
    </w:p>
    <w:p w14:paraId="4830EE8C" w14:textId="77777777" w:rsidR="00B41457" w:rsidRPr="00B41457" w:rsidRDefault="00B41457" w:rsidP="004300D4">
      <w:pPr>
        <w:pStyle w:val="CodeBlockBPBHEB"/>
        <w:rPr>
          <w:lang w:val="en-IN"/>
        </w:rPr>
      </w:pPr>
    </w:p>
    <w:p w14:paraId="183C56EA" w14:textId="77777777" w:rsidR="00B41457" w:rsidRPr="00B41457" w:rsidRDefault="00B41457" w:rsidP="004300D4">
      <w:pPr>
        <w:pStyle w:val="CodeBlockBPBHEB"/>
        <w:rPr>
          <w:lang w:val="en-IN"/>
        </w:rPr>
      </w:pPr>
      <w:r w:rsidRPr="00B41457">
        <w:rPr>
          <w:lang w:val="en-IN"/>
        </w:rPr>
        <w:t># Step 2: Trim/standardize fields and replace nulls with defaults</w:t>
      </w:r>
    </w:p>
    <w:p w14:paraId="5DDF119E" w14:textId="77777777" w:rsidR="00B41457" w:rsidRPr="00B41457" w:rsidRDefault="00B41457" w:rsidP="004300D4">
      <w:pPr>
        <w:pStyle w:val="CodeBlockBPBHEB"/>
        <w:rPr>
          <w:lang w:val="en-IN"/>
        </w:rPr>
      </w:pPr>
      <w:r w:rsidRPr="00B41457">
        <w:rPr>
          <w:lang w:val="en-IN"/>
        </w:rPr>
        <w:t>df_users_step2 = df_users_step1.select(</w:t>
      </w:r>
    </w:p>
    <w:p w14:paraId="51B3C698" w14:textId="77777777" w:rsidR="00B41457" w:rsidRPr="00B41457" w:rsidRDefault="00B41457" w:rsidP="004300D4">
      <w:pPr>
        <w:pStyle w:val="CodeBlockBPBHEB"/>
        <w:rPr>
          <w:lang w:val="en-IN"/>
        </w:rPr>
      </w:pPr>
      <w:r w:rsidRPr="00B41457">
        <w:rPr>
          <w:lang w:val="en-IN"/>
        </w:rPr>
        <w:t>    col("id"),</w:t>
      </w:r>
    </w:p>
    <w:p w14:paraId="78D69A25" w14:textId="77777777" w:rsidR="00B41457" w:rsidRPr="00B41457" w:rsidRDefault="00B41457" w:rsidP="004300D4">
      <w:pPr>
        <w:pStyle w:val="CodeBlockBPBHEB"/>
        <w:rPr>
          <w:lang w:val="en-IN"/>
        </w:rPr>
      </w:pPr>
      <w:r w:rsidRPr="00B41457">
        <w:rPr>
          <w:lang w:val="en-IN"/>
        </w:rPr>
        <w:t>    lower(trim(col("email"))).alias("email"),</w:t>
      </w:r>
    </w:p>
    <w:p w14:paraId="5BE470FB" w14:textId="77777777" w:rsidR="00B41457" w:rsidRPr="00B41457" w:rsidRDefault="00B41457" w:rsidP="004300D4">
      <w:pPr>
        <w:pStyle w:val="CodeBlockBPBHEB"/>
        <w:rPr>
          <w:lang w:val="en-IN"/>
        </w:rPr>
      </w:pPr>
      <w:r w:rsidRPr="00B41457">
        <w:rPr>
          <w:lang w:val="en-IN"/>
        </w:rPr>
        <w:t>    to_date(col("signup_date"), "yyyy-MM-dd").alias("signup_date"),</w:t>
      </w:r>
    </w:p>
    <w:p w14:paraId="65CF2A9E" w14:textId="77777777" w:rsidR="00B41457" w:rsidRPr="00B41457" w:rsidRDefault="00B41457" w:rsidP="004300D4">
      <w:pPr>
        <w:pStyle w:val="CodeBlockBPBHEB"/>
        <w:rPr>
          <w:lang w:val="en-IN"/>
        </w:rPr>
      </w:pPr>
      <w:r w:rsidRPr="00B41457">
        <w:rPr>
          <w:lang w:val="en-IN"/>
        </w:rPr>
        <w:t>    coalesce(trim(col("country")), lit("Unknown")).alias("country"),</w:t>
      </w:r>
    </w:p>
    <w:p w14:paraId="57A2DCA5" w14:textId="77777777" w:rsidR="00B41457" w:rsidRPr="00134FE9" w:rsidRDefault="00B41457" w:rsidP="004300D4">
      <w:pPr>
        <w:pStyle w:val="CodeBlockBPBHEB"/>
        <w:rPr>
          <w:lang w:val="es-ES"/>
        </w:rPr>
      </w:pPr>
      <w:r w:rsidRPr="00B41457">
        <w:rPr>
          <w:lang w:val="en-IN"/>
        </w:rPr>
        <w:t xml:space="preserve">    </w:t>
      </w:r>
      <w:r w:rsidRPr="00134FE9">
        <w:rPr>
          <w:lang w:val="es-ES"/>
        </w:rPr>
        <w:t>coalesce(col("referral_code"), lit("N/A")).alias("referral_code"),</w:t>
      </w:r>
    </w:p>
    <w:p w14:paraId="1DF77957" w14:textId="77777777" w:rsidR="00B41457" w:rsidRPr="00B41457" w:rsidRDefault="00B41457" w:rsidP="004300D4">
      <w:pPr>
        <w:pStyle w:val="CodeBlockBPBHEB"/>
        <w:rPr>
          <w:lang w:val="en-IN"/>
        </w:rPr>
      </w:pPr>
      <w:r w:rsidRPr="00134FE9">
        <w:rPr>
          <w:lang w:val="es-ES"/>
        </w:rPr>
        <w:t xml:space="preserve">    </w:t>
      </w:r>
      <w:r w:rsidRPr="00B41457">
        <w:rPr>
          <w:lang w:val="en-IN"/>
        </w:rPr>
        <w:t>col("age").cast("int").alias("age")</w:t>
      </w:r>
    </w:p>
    <w:p w14:paraId="39F6B873" w14:textId="77777777" w:rsidR="00B41457" w:rsidRPr="00B41457" w:rsidRDefault="00B41457" w:rsidP="004300D4">
      <w:pPr>
        <w:pStyle w:val="CodeBlockBPBHEB"/>
        <w:rPr>
          <w:lang w:val="en-IN"/>
        </w:rPr>
      </w:pPr>
      <w:r w:rsidRPr="00B41457">
        <w:rPr>
          <w:lang w:val="en-IN"/>
        </w:rPr>
        <w:t>)</w:t>
      </w:r>
    </w:p>
    <w:p w14:paraId="490EF64F" w14:textId="77777777" w:rsidR="00B41457" w:rsidRPr="00B41457" w:rsidRDefault="00B41457" w:rsidP="004300D4">
      <w:pPr>
        <w:pStyle w:val="CodeBlockBPBHEB"/>
        <w:rPr>
          <w:lang w:val="en-IN"/>
        </w:rPr>
      </w:pPr>
    </w:p>
    <w:p w14:paraId="5E0C0911" w14:textId="77777777" w:rsidR="00B41457" w:rsidRPr="00B41457" w:rsidRDefault="00B41457" w:rsidP="004300D4">
      <w:pPr>
        <w:pStyle w:val="CodeBlockBPBHEB"/>
        <w:rPr>
          <w:lang w:val="en-IN"/>
        </w:rPr>
      </w:pPr>
      <w:r w:rsidRPr="00B41457">
        <w:rPr>
          <w:lang w:val="en-IN"/>
        </w:rPr>
        <w:t># Step 3: Drop duplicates</w:t>
      </w:r>
    </w:p>
    <w:p w14:paraId="0EC4BF40" w14:textId="77777777" w:rsidR="00B41457" w:rsidRPr="00B41457" w:rsidRDefault="00B41457" w:rsidP="004300D4">
      <w:pPr>
        <w:pStyle w:val="CodeBlockBPBHEB"/>
        <w:rPr>
          <w:lang w:val="en-IN"/>
        </w:rPr>
      </w:pPr>
      <w:r w:rsidRPr="00B41457">
        <w:rPr>
          <w:lang w:val="en-IN"/>
        </w:rPr>
        <w:t>df_users_clean = df_users_step2.dropDuplicates(["email"])</w:t>
      </w:r>
    </w:p>
    <w:p w14:paraId="2CE9A735" w14:textId="77777777" w:rsidR="00B41457" w:rsidRPr="00B41457" w:rsidRDefault="00B41457" w:rsidP="004300D4">
      <w:pPr>
        <w:pStyle w:val="CodeBlockBPBHEB"/>
        <w:rPr>
          <w:lang w:val="en-IN"/>
        </w:rPr>
      </w:pPr>
    </w:p>
    <w:p w14:paraId="1AC0757F" w14:textId="77777777" w:rsidR="00B41457" w:rsidRPr="00B41457" w:rsidRDefault="00B41457" w:rsidP="004300D4">
      <w:pPr>
        <w:pStyle w:val="CodeBlockBPBHEB"/>
        <w:rPr>
          <w:lang w:val="en-IN"/>
        </w:rPr>
      </w:pPr>
      <w:r w:rsidRPr="00B41457">
        <w:rPr>
          <w:lang w:val="en-IN"/>
        </w:rPr>
        <w:t># Step 4: Validate schema and preview</w:t>
      </w:r>
    </w:p>
    <w:p w14:paraId="6468496C" w14:textId="77777777" w:rsidR="00B41457" w:rsidRPr="00B41457" w:rsidRDefault="00B41457" w:rsidP="004300D4">
      <w:pPr>
        <w:pStyle w:val="CodeBlockBPBHEB"/>
        <w:rPr>
          <w:lang w:val="en-IN"/>
        </w:rPr>
      </w:pPr>
      <w:r w:rsidRPr="00B41457">
        <w:rPr>
          <w:lang w:val="en-IN"/>
        </w:rPr>
        <w:t>df_users_clean.printSchema()</w:t>
      </w:r>
    </w:p>
    <w:p w14:paraId="59939043" w14:textId="1BF8C048" w:rsidR="00037B95" w:rsidRDefault="00B41457" w:rsidP="004300D4">
      <w:pPr>
        <w:pStyle w:val="CodeBlockBPBHEB"/>
        <w:rPr>
          <w:lang w:val="en-IN"/>
        </w:rPr>
      </w:pPr>
      <w:r w:rsidRPr="00B41457">
        <w:rPr>
          <w:lang w:val="en-IN"/>
        </w:rPr>
        <w:t>display(df_users_clean.orderBy("id"))</w:t>
      </w:r>
    </w:p>
    <w:p w14:paraId="0CD09629" w14:textId="77777777" w:rsidR="00B5118B" w:rsidRPr="0093397A" w:rsidRDefault="00B5118B" w:rsidP="00FA7C26">
      <w:pPr>
        <w:pStyle w:val="CodeBlockBPBHEB"/>
        <w:rPr>
          <w:lang w:val="en-IN"/>
        </w:rPr>
      </w:pPr>
    </w:p>
    <w:p w14:paraId="387B4A2C" w14:textId="5B775946" w:rsidR="00B5118B" w:rsidRPr="004300D4" w:rsidRDefault="00037B95" w:rsidP="00E226AF">
      <w:pPr>
        <w:pStyle w:val="NormalBPBHEB"/>
      </w:pPr>
      <w:r w:rsidRPr="00134FE9">
        <w:lastRenderedPageBreak/>
        <w:t>Just like we did with PySpark, we can perform data cleansing using SQL inside Databricks. SQL is often easier for analysts and business users who are already comfortable with relational queries. The logic remains the same: remove or replace nulls, trim whitespaces, normalize casing, fix data types, and drop duplicates. By running SQL on top of Spark DataFrames</w:t>
      </w:r>
      <w:r w:rsidR="004300D4">
        <w:t xml:space="preserve"> as follows</w:t>
      </w:r>
      <w:r w:rsidRPr="00134FE9">
        <w:t>, you get the scalability of Spark with the simplicity of SQL syntax</w:t>
      </w:r>
      <w:r w:rsidR="004300D4">
        <w:t>:</w:t>
      </w:r>
    </w:p>
    <w:p w14:paraId="2EC527B8" w14:textId="77777777" w:rsidR="00832027" w:rsidRPr="00832027" w:rsidRDefault="00832027" w:rsidP="004300D4">
      <w:pPr>
        <w:pStyle w:val="CodeBlockBPBHEB"/>
        <w:rPr>
          <w:lang w:val="en-IN"/>
        </w:rPr>
      </w:pPr>
      <w:r w:rsidRPr="00832027">
        <w:rPr>
          <w:lang w:val="en-IN"/>
        </w:rPr>
        <w:t>%sql</w:t>
      </w:r>
    </w:p>
    <w:p w14:paraId="5C918BC5" w14:textId="77777777" w:rsidR="00832027" w:rsidRPr="00832027" w:rsidRDefault="00832027" w:rsidP="004300D4">
      <w:pPr>
        <w:pStyle w:val="CodeBlockBPBHEB"/>
        <w:rPr>
          <w:lang w:val="en-IN"/>
        </w:rPr>
      </w:pPr>
      <w:r w:rsidRPr="00832027">
        <w:rPr>
          <w:lang w:val="en-IN"/>
        </w:rPr>
        <w:t>-- Create temp view from the raw DataFrame with header</w:t>
      </w:r>
    </w:p>
    <w:p w14:paraId="56ABF1D0" w14:textId="77777777" w:rsidR="00832027" w:rsidRPr="00832027" w:rsidRDefault="00832027" w:rsidP="004300D4">
      <w:pPr>
        <w:pStyle w:val="CodeBlockBPBHEB"/>
        <w:rPr>
          <w:lang w:val="en-IN"/>
        </w:rPr>
      </w:pPr>
      <w:r w:rsidRPr="00832027">
        <w:rPr>
          <w:lang w:val="en-IN"/>
        </w:rPr>
        <w:t>CREATE OR REPLACE TEMP VIEW users_raw AS</w:t>
      </w:r>
    </w:p>
    <w:p w14:paraId="1D688BF6" w14:textId="77777777" w:rsidR="00832027" w:rsidRPr="00832027" w:rsidRDefault="00832027" w:rsidP="004300D4">
      <w:pPr>
        <w:pStyle w:val="CodeBlockBPBHEB"/>
        <w:rPr>
          <w:lang w:val="en-IN"/>
        </w:rPr>
      </w:pPr>
      <w:r w:rsidRPr="00832027">
        <w:rPr>
          <w:lang w:val="en-IN"/>
        </w:rPr>
        <w:t xml:space="preserve">SELECT * </w:t>
      </w:r>
    </w:p>
    <w:p w14:paraId="4ECE1636" w14:textId="77777777" w:rsidR="00832027" w:rsidRPr="00832027" w:rsidRDefault="00832027" w:rsidP="004300D4">
      <w:pPr>
        <w:pStyle w:val="CodeBlockBPBHEB"/>
        <w:rPr>
          <w:lang w:val="en-IN"/>
        </w:rPr>
      </w:pPr>
      <w:r w:rsidRPr="00832027">
        <w:rPr>
          <w:lang w:val="en-IN"/>
        </w:rPr>
        <w:t>FROM csv.`abfss://raw@stgazdeci.dfs.core.windows.net/users.csv`</w:t>
      </w:r>
    </w:p>
    <w:p w14:paraId="5336F826" w14:textId="77777777" w:rsidR="00832027" w:rsidRPr="00832027" w:rsidRDefault="00832027" w:rsidP="004300D4">
      <w:pPr>
        <w:pStyle w:val="CodeBlockBPBHEB"/>
        <w:rPr>
          <w:lang w:val="en-IN"/>
        </w:rPr>
      </w:pPr>
      <w:r w:rsidRPr="00832027">
        <w:rPr>
          <w:lang w:val="en-IN"/>
        </w:rPr>
        <w:t>WITH (</w:t>
      </w:r>
    </w:p>
    <w:p w14:paraId="7EDA9E2C" w14:textId="77777777" w:rsidR="00832027" w:rsidRPr="00832027" w:rsidRDefault="00832027" w:rsidP="004300D4">
      <w:pPr>
        <w:pStyle w:val="CodeBlockBPBHEB"/>
        <w:rPr>
          <w:lang w:val="en-IN"/>
        </w:rPr>
      </w:pPr>
      <w:r w:rsidRPr="00832027">
        <w:rPr>
          <w:lang w:val="en-IN"/>
        </w:rPr>
        <w:t>  header = "true"</w:t>
      </w:r>
    </w:p>
    <w:p w14:paraId="23F2EC0E" w14:textId="77777777" w:rsidR="00832027" w:rsidRPr="00832027" w:rsidRDefault="00832027" w:rsidP="004300D4">
      <w:pPr>
        <w:pStyle w:val="CodeBlockBPBHEB"/>
        <w:rPr>
          <w:lang w:val="en-IN"/>
        </w:rPr>
      </w:pPr>
      <w:r w:rsidRPr="00832027">
        <w:rPr>
          <w:lang w:val="en-IN"/>
        </w:rPr>
        <w:t>);</w:t>
      </w:r>
    </w:p>
    <w:p w14:paraId="3956A87B" w14:textId="77777777" w:rsidR="00832027" w:rsidRPr="00832027" w:rsidRDefault="00832027" w:rsidP="004300D4">
      <w:pPr>
        <w:pStyle w:val="CodeBlockBPBHEB"/>
        <w:rPr>
          <w:lang w:val="en-IN"/>
        </w:rPr>
      </w:pPr>
    </w:p>
    <w:p w14:paraId="4C8A56E4" w14:textId="77777777" w:rsidR="00832027" w:rsidRPr="00832027" w:rsidRDefault="00832027" w:rsidP="004300D4">
      <w:pPr>
        <w:pStyle w:val="CodeBlockBPBHEB"/>
        <w:rPr>
          <w:lang w:val="en-IN"/>
        </w:rPr>
      </w:pPr>
      <w:r w:rsidRPr="00832027">
        <w:rPr>
          <w:lang w:val="en-IN"/>
        </w:rPr>
        <w:t>-- Remove nulls in critical fields</w:t>
      </w:r>
    </w:p>
    <w:p w14:paraId="72344B5B" w14:textId="77777777" w:rsidR="00832027" w:rsidRPr="00832027" w:rsidRDefault="00832027" w:rsidP="004300D4">
      <w:pPr>
        <w:pStyle w:val="CodeBlockBPBHEB"/>
        <w:rPr>
          <w:lang w:val="en-IN"/>
        </w:rPr>
      </w:pPr>
      <w:r w:rsidRPr="00832027">
        <w:rPr>
          <w:lang w:val="en-IN"/>
        </w:rPr>
        <w:t>CREATE OR REPLACE TEMP VIEW users_step1 AS</w:t>
      </w:r>
    </w:p>
    <w:p w14:paraId="5B3BDCCA" w14:textId="77777777" w:rsidR="00832027" w:rsidRPr="00832027" w:rsidRDefault="00832027" w:rsidP="004300D4">
      <w:pPr>
        <w:pStyle w:val="CodeBlockBPBHEB"/>
        <w:rPr>
          <w:lang w:val="en-IN"/>
        </w:rPr>
      </w:pPr>
      <w:r w:rsidRPr="00832027">
        <w:rPr>
          <w:lang w:val="en-IN"/>
        </w:rPr>
        <w:t>SELECT *</w:t>
      </w:r>
    </w:p>
    <w:p w14:paraId="22921F9B" w14:textId="77777777" w:rsidR="00832027" w:rsidRPr="00832027" w:rsidRDefault="00832027" w:rsidP="004300D4">
      <w:pPr>
        <w:pStyle w:val="CodeBlockBPBHEB"/>
        <w:rPr>
          <w:lang w:val="en-IN"/>
        </w:rPr>
      </w:pPr>
      <w:r w:rsidRPr="00832027">
        <w:rPr>
          <w:lang w:val="en-IN"/>
        </w:rPr>
        <w:t>FROM users_raw</w:t>
      </w:r>
    </w:p>
    <w:p w14:paraId="5AD33833" w14:textId="77777777" w:rsidR="00832027" w:rsidRPr="00832027" w:rsidRDefault="00832027" w:rsidP="004300D4">
      <w:pPr>
        <w:pStyle w:val="CodeBlockBPBHEB"/>
        <w:rPr>
          <w:lang w:val="en-IN"/>
        </w:rPr>
      </w:pPr>
      <w:r w:rsidRPr="00832027">
        <w:rPr>
          <w:lang w:val="en-IN"/>
        </w:rPr>
        <w:t xml:space="preserve">WHERE email IS NOT NULL </w:t>
      </w:r>
    </w:p>
    <w:p w14:paraId="741FF3E3" w14:textId="77777777" w:rsidR="00832027" w:rsidRPr="00832027" w:rsidRDefault="00832027" w:rsidP="004300D4">
      <w:pPr>
        <w:pStyle w:val="CodeBlockBPBHEB"/>
        <w:rPr>
          <w:lang w:val="en-IN"/>
        </w:rPr>
      </w:pPr>
      <w:r w:rsidRPr="00832027">
        <w:rPr>
          <w:lang w:val="en-IN"/>
        </w:rPr>
        <w:t>  AND signup_date IS NOT NULL;</w:t>
      </w:r>
    </w:p>
    <w:p w14:paraId="08DC32DF" w14:textId="77777777" w:rsidR="00832027" w:rsidRPr="00832027" w:rsidRDefault="00832027" w:rsidP="004300D4">
      <w:pPr>
        <w:pStyle w:val="CodeBlockBPBHEB"/>
        <w:rPr>
          <w:lang w:val="en-IN"/>
        </w:rPr>
      </w:pPr>
    </w:p>
    <w:p w14:paraId="02983B9B" w14:textId="77777777" w:rsidR="00832027" w:rsidRPr="00832027" w:rsidRDefault="00832027" w:rsidP="004300D4">
      <w:pPr>
        <w:pStyle w:val="CodeBlockBPBHEB"/>
        <w:rPr>
          <w:lang w:val="en-IN"/>
        </w:rPr>
      </w:pPr>
      <w:r w:rsidRPr="00832027">
        <w:rPr>
          <w:lang w:val="en-IN"/>
        </w:rPr>
        <w:t>-- Replace nulls with defaults</w:t>
      </w:r>
    </w:p>
    <w:p w14:paraId="25334B54" w14:textId="77777777" w:rsidR="00832027" w:rsidRPr="00832027" w:rsidRDefault="00832027" w:rsidP="004300D4">
      <w:pPr>
        <w:pStyle w:val="CodeBlockBPBHEB"/>
        <w:rPr>
          <w:lang w:val="en-IN"/>
        </w:rPr>
      </w:pPr>
      <w:r w:rsidRPr="00832027">
        <w:rPr>
          <w:lang w:val="en-IN"/>
        </w:rPr>
        <w:t>CREATE OR REPLACE TEMP VIEW users_step2 AS</w:t>
      </w:r>
    </w:p>
    <w:p w14:paraId="3BDD9AD4" w14:textId="77777777" w:rsidR="00832027" w:rsidRPr="00832027" w:rsidRDefault="00832027" w:rsidP="004300D4">
      <w:pPr>
        <w:pStyle w:val="CodeBlockBPBHEB"/>
        <w:rPr>
          <w:lang w:val="en-IN"/>
        </w:rPr>
      </w:pPr>
      <w:r w:rsidRPr="00832027">
        <w:rPr>
          <w:lang w:val="en-IN"/>
        </w:rPr>
        <w:t xml:space="preserve">SELECT </w:t>
      </w:r>
    </w:p>
    <w:p w14:paraId="3F89822B" w14:textId="77777777" w:rsidR="00832027" w:rsidRPr="00832027" w:rsidRDefault="00832027" w:rsidP="004300D4">
      <w:pPr>
        <w:pStyle w:val="CodeBlockBPBHEB"/>
        <w:rPr>
          <w:lang w:val="en-IN"/>
        </w:rPr>
      </w:pPr>
      <w:r w:rsidRPr="00832027">
        <w:rPr>
          <w:lang w:val="en-IN"/>
        </w:rPr>
        <w:t>    id,</w:t>
      </w:r>
    </w:p>
    <w:p w14:paraId="19538C95" w14:textId="77777777" w:rsidR="00832027" w:rsidRPr="00832027" w:rsidRDefault="00832027" w:rsidP="004300D4">
      <w:pPr>
        <w:pStyle w:val="CodeBlockBPBHEB"/>
        <w:rPr>
          <w:lang w:val="en-IN"/>
        </w:rPr>
      </w:pPr>
      <w:r w:rsidRPr="00832027">
        <w:rPr>
          <w:lang w:val="en-IN"/>
        </w:rPr>
        <w:t>    COALESCE(LOWER(TRIM(email)), '') AS email,</w:t>
      </w:r>
    </w:p>
    <w:p w14:paraId="3544E541" w14:textId="77777777" w:rsidR="00832027" w:rsidRPr="00832027" w:rsidRDefault="00832027" w:rsidP="004300D4">
      <w:pPr>
        <w:pStyle w:val="CodeBlockBPBHEB"/>
        <w:rPr>
          <w:lang w:val="en-IN"/>
        </w:rPr>
      </w:pPr>
      <w:r w:rsidRPr="00832027">
        <w:rPr>
          <w:lang w:val="en-IN"/>
        </w:rPr>
        <w:t>    TO_DATE(signup_date, 'yyyy-MM-dd') AS signup_date,</w:t>
      </w:r>
    </w:p>
    <w:p w14:paraId="2F1BC023" w14:textId="77777777" w:rsidR="00832027" w:rsidRPr="00832027" w:rsidRDefault="00832027" w:rsidP="004300D4">
      <w:pPr>
        <w:pStyle w:val="CodeBlockBPBHEB"/>
        <w:rPr>
          <w:lang w:val="en-IN"/>
        </w:rPr>
      </w:pPr>
      <w:r w:rsidRPr="00832027">
        <w:rPr>
          <w:lang w:val="en-IN"/>
        </w:rPr>
        <w:t>    COALESCE(TRIM(country), 'Unknown') AS country,</w:t>
      </w:r>
    </w:p>
    <w:p w14:paraId="56A6CA2B" w14:textId="77777777" w:rsidR="00832027" w:rsidRPr="00E72CDE" w:rsidRDefault="00832027" w:rsidP="004300D4">
      <w:pPr>
        <w:pStyle w:val="CodeBlockBPBHEB"/>
        <w:rPr>
          <w:lang w:val="pt-BR"/>
        </w:rPr>
      </w:pPr>
      <w:r w:rsidRPr="00832027">
        <w:rPr>
          <w:lang w:val="en-IN"/>
        </w:rPr>
        <w:t xml:space="preserve">    </w:t>
      </w:r>
      <w:r w:rsidRPr="00E72CDE">
        <w:rPr>
          <w:lang w:val="pt-BR"/>
        </w:rPr>
        <w:t>COALESCE(referral_code, 'N/A') AS referral_code,</w:t>
      </w:r>
    </w:p>
    <w:p w14:paraId="57A6AA16" w14:textId="77777777" w:rsidR="00832027" w:rsidRPr="00832027" w:rsidRDefault="00832027" w:rsidP="004300D4">
      <w:pPr>
        <w:pStyle w:val="CodeBlockBPBHEB"/>
        <w:rPr>
          <w:lang w:val="en-IN"/>
        </w:rPr>
      </w:pPr>
      <w:r w:rsidRPr="00E72CDE">
        <w:rPr>
          <w:lang w:val="pt-BR"/>
        </w:rPr>
        <w:t xml:space="preserve">    </w:t>
      </w:r>
      <w:r w:rsidRPr="00832027">
        <w:rPr>
          <w:lang w:val="en-IN"/>
        </w:rPr>
        <w:t>CAST(age AS INT) AS age</w:t>
      </w:r>
    </w:p>
    <w:p w14:paraId="2FD7FF5C" w14:textId="77777777" w:rsidR="00832027" w:rsidRPr="00832027" w:rsidRDefault="00832027" w:rsidP="004300D4">
      <w:pPr>
        <w:pStyle w:val="CodeBlockBPBHEB"/>
        <w:rPr>
          <w:lang w:val="en-IN"/>
        </w:rPr>
      </w:pPr>
      <w:r w:rsidRPr="00832027">
        <w:rPr>
          <w:lang w:val="en-IN"/>
        </w:rPr>
        <w:t>FROM users_step1;</w:t>
      </w:r>
    </w:p>
    <w:p w14:paraId="0C6C3F72" w14:textId="77777777" w:rsidR="00832027" w:rsidRPr="00832027" w:rsidRDefault="00832027" w:rsidP="004300D4">
      <w:pPr>
        <w:pStyle w:val="CodeBlockBPBHEB"/>
        <w:rPr>
          <w:lang w:val="en-IN"/>
        </w:rPr>
      </w:pPr>
    </w:p>
    <w:p w14:paraId="2FCAB5C8" w14:textId="77777777" w:rsidR="00832027" w:rsidRPr="00832027" w:rsidRDefault="00832027" w:rsidP="004300D4">
      <w:pPr>
        <w:pStyle w:val="CodeBlockBPBHEB"/>
        <w:rPr>
          <w:lang w:val="en-IN"/>
        </w:rPr>
      </w:pPr>
      <w:r w:rsidRPr="00832027">
        <w:rPr>
          <w:lang w:val="en-IN"/>
        </w:rPr>
        <w:t>-- Drop duplicates</w:t>
      </w:r>
    </w:p>
    <w:p w14:paraId="0EAC8A6F" w14:textId="77777777" w:rsidR="00832027" w:rsidRPr="00832027" w:rsidRDefault="00832027" w:rsidP="004300D4">
      <w:pPr>
        <w:pStyle w:val="CodeBlockBPBHEB"/>
        <w:rPr>
          <w:lang w:val="en-IN"/>
        </w:rPr>
      </w:pPr>
      <w:r w:rsidRPr="00832027">
        <w:rPr>
          <w:lang w:val="en-IN"/>
        </w:rPr>
        <w:t>CREATE OR REPLACE TEMP VIEW users_clean AS</w:t>
      </w:r>
    </w:p>
    <w:p w14:paraId="0C477076" w14:textId="77777777" w:rsidR="00832027" w:rsidRPr="00832027" w:rsidRDefault="00832027" w:rsidP="004300D4">
      <w:pPr>
        <w:pStyle w:val="CodeBlockBPBHEB"/>
        <w:rPr>
          <w:lang w:val="en-IN"/>
        </w:rPr>
      </w:pPr>
      <w:r w:rsidRPr="00832027">
        <w:rPr>
          <w:lang w:val="en-IN"/>
        </w:rPr>
        <w:t>SELECT id, email, min(signup_date), country, referral_code, age</w:t>
      </w:r>
    </w:p>
    <w:p w14:paraId="2BB211D2" w14:textId="77777777" w:rsidR="00832027" w:rsidRPr="00832027" w:rsidRDefault="00832027" w:rsidP="004300D4">
      <w:pPr>
        <w:pStyle w:val="CodeBlockBPBHEB"/>
        <w:rPr>
          <w:lang w:val="en-IN"/>
        </w:rPr>
      </w:pPr>
      <w:r w:rsidRPr="00832027">
        <w:rPr>
          <w:lang w:val="en-IN"/>
        </w:rPr>
        <w:t>FROM users_step2</w:t>
      </w:r>
    </w:p>
    <w:p w14:paraId="69626C8B" w14:textId="77777777" w:rsidR="00832027" w:rsidRPr="00832027" w:rsidRDefault="00832027" w:rsidP="004300D4">
      <w:pPr>
        <w:pStyle w:val="CodeBlockBPBHEB"/>
        <w:rPr>
          <w:lang w:val="en-IN"/>
        </w:rPr>
      </w:pPr>
      <w:r w:rsidRPr="00832027">
        <w:rPr>
          <w:lang w:val="en-IN"/>
        </w:rPr>
        <w:t>GROUP BY id, email, country, referral_code, age;</w:t>
      </w:r>
    </w:p>
    <w:p w14:paraId="7FEB06BB" w14:textId="77777777" w:rsidR="00832027" w:rsidRPr="00832027" w:rsidRDefault="00832027" w:rsidP="004300D4">
      <w:pPr>
        <w:pStyle w:val="CodeBlockBPBHEB"/>
        <w:rPr>
          <w:lang w:val="en-IN"/>
        </w:rPr>
      </w:pPr>
    </w:p>
    <w:p w14:paraId="766E25E6" w14:textId="77777777" w:rsidR="00832027" w:rsidRPr="00832027" w:rsidRDefault="00832027" w:rsidP="004300D4">
      <w:pPr>
        <w:pStyle w:val="CodeBlockBPBHEB"/>
        <w:rPr>
          <w:lang w:val="en-IN"/>
        </w:rPr>
      </w:pPr>
      <w:r w:rsidRPr="00832027">
        <w:rPr>
          <w:lang w:val="en-IN"/>
        </w:rPr>
        <w:t>-- Preview data</w:t>
      </w:r>
    </w:p>
    <w:p w14:paraId="10F0460E" w14:textId="052DCCC0" w:rsidR="00832027" w:rsidRPr="00832027" w:rsidRDefault="00832027" w:rsidP="004300D4">
      <w:pPr>
        <w:pStyle w:val="CodeBlockBPBHEB"/>
        <w:rPr>
          <w:lang w:val="en-IN"/>
        </w:rPr>
      </w:pPr>
      <w:r w:rsidRPr="00832027">
        <w:rPr>
          <w:lang w:val="en-IN"/>
        </w:rPr>
        <w:t>SELECT * FROM users_clean ORDER BY id;</w:t>
      </w:r>
    </w:p>
    <w:p w14:paraId="61A6A616" w14:textId="77777777" w:rsidR="00E226AF" w:rsidRDefault="00E226AF" w:rsidP="00134FE9">
      <w:pPr>
        <w:pStyle w:val="NormalBPBHEB"/>
        <w:rPr>
          <w:lang w:val="en-IN"/>
        </w:rPr>
      </w:pPr>
    </w:p>
    <w:p w14:paraId="0BC42DED" w14:textId="0CA8B005" w:rsidR="005950D2" w:rsidRPr="0035241A" w:rsidRDefault="0035241A" w:rsidP="00E226AF">
      <w:pPr>
        <w:pStyle w:val="Heading1BPBHEB"/>
        <w:rPr>
          <w:lang w:val="en-IN"/>
        </w:rPr>
      </w:pPr>
      <w:r w:rsidRPr="0035241A">
        <w:rPr>
          <w:lang w:val="en-IN"/>
        </w:rPr>
        <w:lastRenderedPageBreak/>
        <w:t xml:space="preserve">Joining </w:t>
      </w:r>
      <w:r w:rsidR="00E226AF">
        <w:rPr>
          <w:lang w:val="en-IN"/>
        </w:rPr>
        <w:t>m</w:t>
      </w:r>
      <w:r w:rsidR="00E226AF" w:rsidRPr="0035241A">
        <w:rPr>
          <w:lang w:val="en-IN"/>
        </w:rPr>
        <w:t xml:space="preserve">ultiple </w:t>
      </w:r>
      <w:r w:rsidR="00E226AF">
        <w:rPr>
          <w:lang w:val="en-IN"/>
        </w:rPr>
        <w:t>d</w:t>
      </w:r>
      <w:r w:rsidR="00E226AF" w:rsidRPr="0035241A">
        <w:rPr>
          <w:lang w:val="en-IN"/>
        </w:rPr>
        <w:t xml:space="preserve">ata </w:t>
      </w:r>
      <w:r w:rsidR="00E226AF">
        <w:rPr>
          <w:lang w:val="en-IN"/>
        </w:rPr>
        <w:t>s</w:t>
      </w:r>
      <w:r w:rsidR="00E226AF" w:rsidRPr="0035241A">
        <w:rPr>
          <w:lang w:val="en-IN"/>
        </w:rPr>
        <w:t xml:space="preserve">ources </w:t>
      </w:r>
      <w:r w:rsidRPr="0035241A">
        <w:rPr>
          <w:lang w:val="en-IN"/>
        </w:rPr>
        <w:t>with PySpark</w:t>
      </w:r>
    </w:p>
    <w:p w14:paraId="750AAEBC" w14:textId="331612C2" w:rsidR="0035241A" w:rsidRPr="00531307" w:rsidRDefault="0035241A" w:rsidP="00E226AF">
      <w:pPr>
        <w:pStyle w:val="NormalBPBHEB"/>
      </w:pPr>
      <w:r w:rsidRPr="00531307">
        <w:t>In real-world data pipelines, information usually comes from multiple systems. A single dataset may not provide the full picture. For example, user profile data could be stored in a CSV file, purchase transactions in Parquet, and campaign metadata in Delta format. To create a unified view, we need to join these datasets together.</w:t>
      </w:r>
    </w:p>
    <w:p w14:paraId="35DE5011" w14:textId="77777777" w:rsidR="0035241A" w:rsidRDefault="0035241A" w:rsidP="00E226AF">
      <w:pPr>
        <w:pStyle w:val="NormalBPBHEB"/>
      </w:pPr>
      <w:r w:rsidRPr="00531307">
        <w:t>PySpark in Databricks supports multiple join types such as inner, left, right, full outer, and cross joins. Choosing the correct join type ensures that your enriched dataset contains exactly the records you need without losing or duplicating data.</w:t>
      </w:r>
    </w:p>
    <w:p w14:paraId="579263A3" w14:textId="77777777" w:rsidR="00E226AF" w:rsidRPr="00531307" w:rsidRDefault="00E226AF" w:rsidP="00E226AF">
      <w:pPr>
        <w:pStyle w:val="NormalBPBHEB"/>
      </w:pPr>
    </w:p>
    <w:p w14:paraId="4C48561C" w14:textId="1BB95EBA" w:rsidR="00890DD5" w:rsidRPr="0093397A" w:rsidRDefault="0093397A" w:rsidP="00531307">
      <w:pPr>
        <w:pStyle w:val="Heading2BPBHEB"/>
      </w:pPr>
      <w:r w:rsidRPr="007A3C03">
        <w:t>Recipe:</w:t>
      </w:r>
      <w:r w:rsidRPr="007A3C03">
        <w:rPr>
          <w:rFonts w:eastAsiaTheme="minorHAnsi" w:cstheme="minorBidi"/>
        </w:rPr>
        <w:t xml:space="preserve"> </w:t>
      </w:r>
      <w:r w:rsidRPr="007A3C03">
        <w:t xml:space="preserve">Joining </w:t>
      </w:r>
      <w:r w:rsidR="00B83526" w:rsidRPr="007A3C03">
        <w:t>multiple data sou</w:t>
      </w:r>
      <w:r w:rsidRPr="007A3C03">
        <w:t>rces</w:t>
      </w:r>
    </w:p>
    <w:p w14:paraId="2CB27A10" w14:textId="0602C9BC" w:rsidR="0035241A" w:rsidRPr="00531307" w:rsidRDefault="0035241A" w:rsidP="00B83526">
      <w:pPr>
        <w:pStyle w:val="NormalBPBHEB"/>
      </w:pPr>
      <w:r w:rsidRPr="00531307">
        <w:t>In this recipe, we will join three different data sources:</w:t>
      </w:r>
    </w:p>
    <w:p w14:paraId="2A0C6212" w14:textId="3CF19461" w:rsidR="0035241A" w:rsidRPr="00531307" w:rsidRDefault="0035241A">
      <w:pPr>
        <w:pStyle w:val="NormalBPBHEB"/>
        <w:numPr>
          <w:ilvl w:val="0"/>
          <w:numId w:val="17"/>
        </w:numPr>
      </w:pPr>
      <w:r w:rsidRPr="00531307">
        <w:t>Users</w:t>
      </w:r>
    </w:p>
    <w:p w14:paraId="381B1226" w14:textId="39C7B3A7" w:rsidR="0035241A" w:rsidRPr="00531307" w:rsidRDefault="0035241A">
      <w:pPr>
        <w:pStyle w:val="NormalBPBHEB"/>
        <w:numPr>
          <w:ilvl w:val="0"/>
          <w:numId w:val="17"/>
        </w:numPr>
      </w:pPr>
      <w:r w:rsidRPr="00531307">
        <w:t>Transactions</w:t>
      </w:r>
    </w:p>
    <w:p w14:paraId="01940BD5" w14:textId="37D68366" w:rsidR="0035241A" w:rsidRDefault="0035241A">
      <w:pPr>
        <w:pStyle w:val="NormalBPBHEB"/>
        <w:numPr>
          <w:ilvl w:val="0"/>
          <w:numId w:val="17"/>
        </w:numPr>
      </w:pPr>
      <w:r w:rsidRPr="00531307">
        <w:t>Campaigns</w:t>
      </w:r>
    </w:p>
    <w:p w14:paraId="4CF1665C" w14:textId="1BF75C70" w:rsidR="003E1C6B" w:rsidRPr="003E1C6B" w:rsidRDefault="003E1C6B" w:rsidP="004300D4">
      <w:pPr>
        <w:pStyle w:val="NormalBPBHEB"/>
      </w:pPr>
      <w:r w:rsidRPr="003E1C6B">
        <w:t>The following steps walk through loading, aligning, and joining these datasets into a single enriched view</w:t>
      </w:r>
      <w:ins w:id="41" w:author="Aditi Singha" w:date="2026-05-25T15:58:00Z" w16du:dateUtc="2026-05-25T10:28:00Z">
        <w:r w:rsidR="00503322">
          <w:t>:</w:t>
        </w:r>
      </w:ins>
      <w:del w:id="42" w:author="Aditi Singha" w:date="2026-05-25T15:58:00Z" w16du:dateUtc="2026-05-25T10:28:00Z">
        <w:r w:rsidRPr="003E1C6B" w:rsidDel="00503322">
          <w:delText>.</w:delText>
        </w:r>
      </w:del>
    </w:p>
    <w:p w14:paraId="467BDF92" w14:textId="6756E1EC" w:rsidR="0035241A" w:rsidRPr="004300D4" w:rsidRDefault="0035241A">
      <w:pPr>
        <w:pStyle w:val="NormalBPBHEB"/>
        <w:numPr>
          <w:ilvl w:val="0"/>
          <w:numId w:val="18"/>
        </w:numPr>
      </w:pPr>
      <w:r w:rsidRPr="00531307">
        <w:rPr>
          <w:b/>
          <w:bCs/>
        </w:rPr>
        <w:t xml:space="preserve">Load </w:t>
      </w:r>
      <w:r w:rsidR="004300D4" w:rsidRPr="00531307">
        <w:rPr>
          <w:b/>
          <w:bCs/>
        </w:rPr>
        <w:t>multiple data sources</w:t>
      </w:r>
      <w:r w:rsidR="007A3C03">
        <w:rPr>
          <w:b/>
          <w:bCs/>
        </w:rPr>
        <w:t>:</w:t>
      </w:r>
      <w:r w:rsidR="004300D4">
        <w:rPr>
          <w:rFonts w:ascii="Arial" w:eastAsia="Arial" w:hAnsi="Arial" w:cs="Arial"/>
        </w:rPr>
        <w:t xml:space="preserve"> </w:t>
      </w:r>
      <w:r w:rsidR="003E1C6B" w:rsidRPr="004300D4">
        <w:t>Begin by loading each dataset from its respective storage location into Spark DataFrames</w:t>
      </w:r>
      <w:r w:rsidR="004300D4">
        <w:t>.</w:t>
      </w:r>
    </w:p>
    <w:p w14:paraId="3D9E1B84" w14:textId="77777777" w:rsidR="00A77A1D" w:rsidRPr="00531307" w:rsidRDefault="00A77A1D" w:rsidP="006F2D60">
      <w:pPr>
        <w:pStyle w:val="CodeBlockBPBHEB"/>
        <w:ind w:left="720"/>
      </w:pPr>
      <w:r w:rsidRPr="00531307">
        <w:t># Cleaned User profile data from CSV</w:t>
      </w:r>
    </w:p>
    <w:p w14:paraId="75926D31" w14:textId="77777777" w:rsidR="00A77A1D" w:rsidRPr="00531307" w:rsidRDefault="00A77A1D" w:rsidP="006F2D60">
      <w:pPr>
        <w:pStyle w:val="CodeBlockBPBHEB"/>
        <w:ind w:left="720"/>
      </w:pPr>
      <w:r w:rsidRPr="00531307">
        <w:t>df_users = spark.read.format("csv") \</w:t>
      </w:r>
    </w:p>
    <w:p w14:paraId="0D73F3A1" w14:textId="77777777" w:rsidR="00A77A1D" w:rsidRPr="00531307" w:rsidRDefault="00A77A1D" w:rsidP="006F2D60">
      <w:pPr>
        <w:pStyle w:val="CodeBlockBPBHEB"/>
        <w:ind w:left="720"/>
      </w:pPr>
      <w:r w:rsidRPr="00531307">
        <w:t>    .option("header", "true") \</w:t>
      </w:r>
    </w:p>
    <w:p w14:paraId="345620A9" w14:textId="77777777" w:rsidR="00A77A1D" w:rsidRPr="00E72CDE" w:rsidRDefault="00A77A1D" w:rsidP="006F2D60">
      <w:pPr>
        <w:pStyle w:val="CodeBlockBPBHEB"/>
        <w:ind w:left="720"/>
        <w:rPr>
          <w:lang w:val="de-DE"/>
        </w:rPr>
      </w:pPr>
      <w:r w:rsidRPr="00531307">
        <w:t xml:space="preserve">    </w:t>
      </w:r>
      <w:r w:rsidRPr="00E72CDE">
        <w:rPr>
          <w:lang w:val="de-DE"/>
        </w:rPr>
        <w:t>.option("inferSchema", "false") \</w:t>
      </w:r>
    </w:p>
    <w:p w14:paraId="672FBD92" w14:textId="1743E3C6" w:rsidR="00A77A1D" w:rsidRPr="00E72CDE" w:rsidRDefault="00A77A1D" w:rsidP="006F2D60">
      <w:pPr>
        <w:pStyle w:val="CodeBlockBPBHEB"/>
        <w:ind w:left="720"/>
        <w:rPr>
          <w:lang w:val="de-DE"/>
        </w:rPr>
      </w:pPr>
      <w:r w:rsidRPr="00E72CDE">
        <w:rPr>
          <w:lang w:val="de-DE"/>
        </w:rPr>
        <w:t>    .load("abfss://</w:t>
      </w:r>
      <w:r w:rsidR="00F61BD3" w:rsidRPr="00E72CDE">
        <w:rPr>
          <w:lang w:val="de-DE"/>
        </w:rPr>
        <w:t>silver</w:t>
      </w:r>
      <w:r w:rsidRPr="00E72CDE">
        <w:rPr>
          <w:lang w:val="de-DE"/>
        </w:rPr>
        <w:t>@stgazdeci.dfs.core.windows.net/cleaned_users")</w:t>
      </w:r>
    </w:p>
    <w:p w14:paraId="2D888380" w14:textId="77777777" w:rsidR="00A77A1D" w:rsidRPr="00E72CDE" w:rsidRDefault="00A77A1D" w:rsidP="00531307">
      <w:pPr>
        <w:pStyle w:val="CodeBlockBPBHEB"/>
        <w:rPr>
          <w:lang w:val="de-DE"/>
        </w:rPr>
      </w:pPr>
    </w:p>
    <w:p w14:paraId="692989D5" w14:textId="77777777" w:rsidR="00A77A1D" w:rsidRPr="00531307" w:rsidRDefault="00A77A1D" w:rsidP="006F2D60">
      <w:pPr>
        <w:pStyle w:val="CodeBlockBPBHEB"/>
        <w:ind w:left="720"/>
      </w:pPr>
      <w:r w:rsidRPr="00531307">
        <w:t># Transactions data from CSV</w:t>
      </w:r>
    </w:p>
    <w:p w14:paraId="7999A364" w14:textId="77777777" w:rsidR="00A77A1D" w:rsidRPr="00531307" w:rsidRDefault="00A77A1D" w:rsidP="006F2D60">
      <w:pPr>
        <w:pStyle w:val="CodeBlockBPBHEB"/>
        <w:ind w:left="720"/>
      </w:pPr>
      <w:r w:rsidRPr="00531307">
        <w:t>df_txn = spark.read.format("csv") \</w:t>
      </w:r>
    </w:p>
    <w:p w14:paraId="161E2C91" w14:textId="77777777" w:rsidR="00A77A1D" w:rsidRPr="00531307" w:rsidRDefault="00A77A1D" w:rsidP="006F2D60">
      <w:pPr>
        <w:pStyle w:val="CodeBlockBPBHEB"/>
        <w:ind w:left="720"/>
      </w:pPr>
      <w:r w:rsidRPr="00531307">
        <w:t>    .option("header", "true") \</w:t>
      </w:r>
    </w:p>
    <w:p w14:paraId="1EA06642" w14:textId="77777777" w:rsidR="00A77A1D" w:rsidRPr="00531307" w:rsidRDefault="00A77A1D" w:rsidP="006F2D60">
      <w:pPr>
        <w:pStyle w:val="CodeBlockBPBHEB"/>
        <w:ind w:left="720"/>
      </w:pPr>
      <w:r w:rsidRPr="00531307">
        <w:t>    .option("inferSchema", "true") \</w:t>
      </w:r>
    </w:p>
    <w:p w14:paraId="0A7FB291" w14:textId="77777777" w:rsidR="00A77A1D" w:rsidRPr="00531307" w:rsidRDefault="00A77A1D" w:rsidP="006F2D60">
      <w:pPr>
        <w:pStyle w:val="CodeBlockBPBHEB"/>
        <w:ind w:left="720"/>
      </w:pPr>
      <w:r w:rsidRPr="00531307">
        <w:t>    .load("abfss://raw@stgazdeci.dfs.core.windows.net/transactions.csv")</w:t>
      </w:r>
    </w:p>
    <w:p w14:paraId="5FF22E2E" w14:textId="77777777" w:rsidR="00A77A1D" w:rsidRPr="00531307" w:rsidRDefault="00A77A1D" w:rsidP="006F2D60">
      <w:pPr>
        <w:pStyle w:val="CodeBlockBPBHEB"/>
        <w:ind w:left="720"/>
      </w:pPr>
    </w:p>
    <w:p w14:paraId="68E27BD1" w14:textId="77777777" w:rsidR="00A77A1D" w:rsidRPr="00531307" w:rsidRDefault="00A77A1D" w:rsidP="006F2D60">
      <w:pPr>
        <w:pStyle w:val="CodeBlockBPBHEB"/>
        <w:ind w:left="720"/>
      </w:pPr>
      <w:r w:rsidRPr="00531307">
        <w:t># Campaign metadata</w:t>
      </w:r>
    </w:p>
    <w:p w14:paraId="53B4EA59" w14:textId="77777777" w:rsidR="00A77A1D" w:rsidRPr="00531307" w:rsidRDefault="00A77A1D" w:rsidP="006F2D60">
      <w:pPr>
        <w:pStyle w:val="CodeBlockBPBHEB"/>
        <w:ind w:left="720"/>
      </w:pPr>
      <w:r w:rsidRPr="00531307">
        <w:t>df_campaign = spark.read.format("csv") \</w:t>
      </w:r>
    </w:p>
    <w:p w14:paraId="5E8F47F9" w14:textId="77777777" w:rsidR="00A77A1D" w:rsidRPr="00531307" w:rsidRDefault="00A77A1D" w:rsidP="006F2D60">
      <w:pPr>
        <w:pStyle w:val="CodeBlockBPBHEB"/>
        <w:ind w:left="720"/>
      </w:pPr>
      <w:r w:rsidRPr="00531307">
        <w:t>    .option("header", "true") \</w:t>
      </w:r>
    </w:p>
    <w:p w14:paraId="39C90E06" w14:textId="77777777" w:rsidR="00A77A1D" w:rsidRPr="00531307" w:rsidRDefault="00A77A1D" w:rsidP="006F2D60">
      <w:pPr>
        <w:pStyle w:val="CodeBlockBPBHEB"/>
        <w:ind w:left="720"/>
      </w:pPr>
      <w:r w:rsidRPr="00531307">
        <w:t>    .option("inferSchema", "true") \</w:t>
      </w:r>
    </w:p>
    <w:p w14:paraId="1C87DFE2" w14:textId="12BCFCA1" w:rsidR="00A77A1D" w:rsidRPr="00531307" w:rsidRDefault="00A77A1D" w:rsidP="006F2D60">
      <w:pPr>
        <w:pStyle w:val="CodeBlockBPBHEB"/>
        <w:ind w:left="720"/>
      </w:pPr>
      <w:r w:rsidRPr="00531307">
        <w:t>    .load("abfss://raw@stgazdeci.dfs.core.windows.net/campaigns.csv")</w:t>
      </w:r>
    </w:p>
    <w:p w14:paraId="0BD8A170" w14:textId="77777777" w:rsidR="0035241A" w:rsidRDefault="0035241A" w:rsidP="0035241A">
      <w:pPr>
        <w:pStyle w:val="NormalBPBHEB"/>
      </w:pPr>
    </w:p>
    <w:p w14:paraId="507C8799" w14:textId="704680D8" w:rsidR="0035241A" w:rsidRPr="00661AA2" w:rsidRDefault="0035241A">
      <w:pPr>
        <w:pStyle w:val="NormalBPBHEB"/>
        <w:numPr>
          <w:ilvl w:val="0"/>
          <w:numId w:val="18"/>
        </w:numPr>
        <w:rPr>
          <w:b/>
          <w:bCs/>
        </w:rPr>
      </w:pPr>
      <w:r w:rsidRPr="007A3C03">
        <w:rPr>
          <w:b/>
          <w:bCs/>
        </w:rPr>
        <w:lastRenderedPageBreak/>
        <w:t xml:space="preserve">Standardize </w:t>
      </w:r>
      <w:r w:rsidR="004300D4" w:rsidRPr="007A3C03">
        <w:rPr>
          <w:b/>
          <w:bCs/>
        </w:rPr>
        <w:t>column names</w:t>
      </w:r>
      <w:r w:rsidR="007A3C03">
        <w:rPr>
          <w:b/>
          <w:bCs/>
        </w:rPr>
        <w:t>:</w:t>
      </w:r>
      <w:r w:rsidR="007A3C03">
        <w:t xml:space="preserve"> </w:t>
      </w:r>
      <w:r w:rsidRPr="007A3C03">
        <w:t>Before joining, ensure column names align. If the same concept is labeled differently across datasets (e.g., id vs uid), rename them.</w:t>
      </w:r>
    </w:p>
    <w:p w14:paraId="17EF4A13" w14:textId="77777777" w:rsidR="0035241A" w:rsidRPr="00661AA2" w:rsidRDefault="0035241A" w:rsidP="00661AA2">
      <w:pPr>
        <w:pStyle w:val="CodeBlockBPBHEB"/>
        <w:ind w:left="720"/>
        <w:rPr>
          <w:lang w:val="en-IN"/>
        </w:rPr>
      </w:pPr>
      <w:r w:rsidRPr="00661AA2">
        <w:rPr>
          <w:lang w:val="en-IN"/>
        </w:rPr>
        <w:t>df_users = df_users.withColumnRenamed("id", "user_id")</w:t>
      </w:r>
    </w:p>
    <w:p w14:paraId="335AD7FC" w14:textId="51F97755" w:rsidR="0035241A" w:rsidRPr="00661AA2" w:rsidRDefault="0035241A" w:rsidP="00661AA2">
      <w:pPr>
        <w:pStyle w:val="CodeBlockBPBHEB"/>
        <w:ind w:left="720"/>
        <w:rPr>
          <w:lang w:val="en-IN"/>
        </w:rPr>
      </w:pPr>
      <w:r w:rsidRPr="00661AA2">
        <w:rPr>
          <w:lang w:val="en-IN"/>
        </w:rPr>
        <w:t>df_txn = df_txn.withColumnRenamed("uid", "user_id")</w:t>
      </w:r>
    </w:p>
    <w:p w14:paraId="6FB84303" w14:textId="77777777" w:rsidR="0035241A" w:rsidRDefault="0035241A" w:rsidP="0035241A">
      <w:pPr>
        <w:pStyle w:val="NormalBPBHEB"/>
      </w:pPr>
    </w:p>
    <w:p w14:paraId="5DF1C68A" w14:textId="7FD70030" w:rsidR="0035241A" w:rsidRPr="009A542C" w:rsidRDefault="0035241A">
      <w:pPr>
        <w:pStyle w:val="NormalBPBHEB"/>
        <w:numPr>
          <w:ilvl w:val="0"/>
          <w:numId w:val="18"/>
        </w:numPr>
        <w:rPr>
          <w:b/>
          <w:bCs/>
          <w:color w:val="000000" w:themeColor="text1"/>
        </w:rPr>
      </w:pPr>
      <w:r w:rsidRPr="006F2D60">
        <w:rPr>
          <w:b/>
          <w:bCs/>
        </w:rPr>
        <w:t xml:space="preserve">Perform </w:t>
      </w:r>
      <w:r w:rsidR="009A542C">
        <w:rPr>
          <w:b/>
          <w:bCs/>
        </w:rPr>
        <w:t>j</w:t>
      </w:r>
      <w:r w:rsidRPr="006F2D60">
        <w:rPr>
          <w:b/>
          <w:bCs/>
        </w:rPr>
        <w:t>oins</w:t>
      </w:r>
      <w:r w:rsidR="00B90721">
        <w:rPr>
          <w:b/>
          <w:bCs/>
        </w:rPr>
        <w:t>:</w:t>
      </w:r>
      <w:r w:rsidR="00E71BD4">
        <w:rPr>
          <w:b/>
          <w:bCs/>
        </w:rPr>
        <w:t xml:space="preserve"> </w:t>
      </w:r>
      <w:r w:rsidR="00E71BD4" w:rsidRPr="009A542C">
        <w:rPr>
          <w:color w:val="000000" w:themeColor="text1"/>
        </w:rPr>
        <w:t>Next, join the DataFrames using appropriate join types based on the business requirement.</w:t>
      </w:r>
    </w:p>
    <w:p w14:paraId="582DEE87" w14:textId="68B2399F" w:rsidR="0035241A" w:rsidRDefault="0035241A">
      <w:pPr>
        <w:pStyle w:val="NormalBPBHEB"/>
        <w:numPr>
          <w:ilvl w:val="0"/>
          <w:numId w:val="49"/>
        </w:numPr>
        <w:ind w:left="1080"/>
      </w:pPr>
      <w:r w:rsidRPr="006F2D60">
        <w:rPr>
          <w:b/>
          <w:bCs/>
        </w:rPr>
        <w:t>Inner join:</w:t>
      </w:r>
      <w:r>
        <w:t xml:space="preserve"> </w:t>
      </w:r>
      <w:r w:rsidR="009A542C">
        <w:t xml:space="preserve">It </w:t>
      </w:r>
      <w:r w:rsidR="009A542C" w:rsidRPr="009A542C">
        <w:t>ensures that only users with matching transactions are included</w:t>
      </w:r>
      <w:r w:rsidR="009A542C">
        <w:t xml:space="preserve">. </w:t>
      </w:r>
      <w:r>
        <w:t>Keep only matching users and transactions</w:t>
      </w:r>
      <w:r w:rsidR="009A542C">
        <w:t>:</w:t>
      </w:r>
    </w:p>
    <w:p w14:paraId="75248BB4" w14:textId="77777777" w:rsidR="0035241A" w:rsidRPr="00661AA2" w:rsidRDefault="0035241A" w:rsidP="009A542C">
      <w:pPr>
        <w:pStyle w:val="CodeBlockBPBHEB"/>
        <w:ind w:left="1080"/>
        <w:rPr>
          <w:lang w:val="en-IN"/>
        </w:rPr>
      </w:pPr>
      <w:r w:rsidRPr="00661AA2">
        <w:rPr>
          <w:lang w:val="en-IN"/>
        </w:rPr>
        <w:t>df_user_txn = df_users.join(df_txn, on="user_id", how="inner")</w:t>
      </w:r>
    </w:p>
    <w:p w14:paraId="1610705B" w14:textId="77777777" w:rsidR="0035241A" w:rsidRDefault="0035241A" w:rsidP="009A542C">
      <w:pPr>
        <w:pStyle w:val="NormalBPBHEB"/>
      </w:pPr>
    </w:p>
    <w:p w14:paraId="0FB2FF32" w14:textId="0A530346" w:rsidR="0035241A" w:rsidRPr="009A542C" w:rsidRDefault="0035241A">
      <w:pPr>
        <w:pStyle w:val="ListParagraph"/>
        <w:numPr>
          <w:ilvl w:val="0"/>
          <w:numId w:val="49"/>
        </w:numPr>
        <w:ind w:left="1080"/>
        <w:rPr>
          <w:rStyle w:val="NormalBPBHEBChar"/>
        </w:rPr>
      </w:pPr>
      <w:r w:rsidRPr="009A542C">
        <w:rPr>
          <w:b/>
          <w:bCs/>
        </w:rPr>
        <w:t>Left join:</w:t>
      </w:r>
      <w:r>
        <w:t xml:space="preserve"> </w:t>
      </w:r>
      <w:r w:rsidR="009A542C">
        <w:t xml:space="preserve">It </w:t>
      </w:r>
      <w:r w:rsidR="009A542C" w:rsidRPr="009A542C">
        <w:rPr>
          <w:rFonts w:ascii="Palatino Linotype" w:eastAsia="Palatino Linotype" w:hAnsi="Palatino Linotype" w:cs="Palatino Linotype"/>
        </w:rPr>
        <w:t>ensures that all transactions are retained, even if campaign data is missing.</w:t>
      </w:r>
      <w:r w:rsidR="009A542C">
        <w:rPr>
          <w:rFonts w:ascii="Palatino Linotype" w:eastAsia="Palatino Linotype" w:hAnsi="Palatino Linotype" w:cs="Palatino Linotype"/>
        </w:rPr>
        <w:t xml:space="preserve"> </w:t>
      </w:r>
      <w:r w:rsidRPr="009A542C">
        <w:rPr>
          <w:rStyle w:val="NormalBPBHEBChar"/>
        </w:rPr>
        <w:t>Keep all user transactions, enrich with campaign metadata</w:t>
      </w:r>
      <w:r w:rsidR="009A542C">
        <w:rPr>
          <w:rStyle w:val="NormalBPBHEBChar"/>
        </w:rPr>
        <w:t>:</w:t>
      </w:r>
    </w:p>
    <w:p w14:paraId="0248E1B0" w14:textId="60F4D41D" w:rsidR="0035241A" w:rsidRDefault="0035241A" w:rsidP="009A542C">
      <w:pPr>
        <w:pStyle w:val="CodeBlockBPBHEB"/>
        <w:ind w:left="360" w:firstLine="720"/>
        <w:jc w:val="both"/>
      </w:pPr>
      <w:r w:rsidRPr="0035241A">
        <w:t>df_enriched = df_user_txn.join(df_campaign, on="campaign_id", how="left")</w:t>
      </w:r>
    </w:p>
    <w:p w14:paraId="3CAF3FF4" w14:textId="77777777" w:rsidR="00661AA2" w:rsidRPr="009A542C" w:rsidRDefault="00661AA2" w:rsidP="009A542C">
      <w:pPr>
        <w:pStyle w:val="NormalBPBHEB"/>
        <w:rPr>
          <w:lang w:val="en-IN"/>
        </w:rPr>
      </w:pPr>
    </w:p>
    <w:p w14:paraId="60152AD8" w14:textId="0C65EF08" w:rsidR="0035241A" w:rsidRPr="006F2D60" w:rsidRDefault="0035241A">
      <w:pPr>
        <w:pStyle w:val="NormalBPBHEB"/>
        <w:numPr>
          <w:ilvl w:val="0"/>
          <w:numId w:val="18"/>
        </w:numPr>
        <w:rPr>
          <w:b/>
          <w:bCs/>
        </w:rPr>
      </w:pPr>
      <w:r w:rsidRPr="006F2D60">
        <w:rPr>
          <w:b/>
          <w:bCs/>
        </w:rPr>
        <w:t>Validate the Join</w:t>
      </w:r>
      <w:r w:rsidR="00B90721">
        <w:rPr>
          <w:b/>
          <w:bCs/>
        </w:rPr>
        <w:t>:</w:t>
      </w:r>
      <w:r w:rsidR="00E71BD4">
        <w:rPr>
          <w:b/>
          <w:bCs/>
        </w:rPr>
        <w:t xml:space="preserve"> </w:t>
      </w:r>
      <w:r w:rsidR="00E71BD4" w:rsidRPr="009A542C">
        <w:t>After joining, validate the result to confirm schema correctness and expected record counts</w:t>
      </w:r>
      <w:r w:rsidR="009A542C">
        <w:t>:</w:t>
      </w:r>
    </w:p>
    <w:p w14:paraId="0AA9299B" w14:textId="77777777" w:rsidR="0035241A" w:rsidRPr="00E72CDE" w:rsidRDefault="0035241A" w:rsidP="006F2D60">
      <w:pPr>
        <w:pStyle w:val="NormalBPBHEB"/>
        <w:ind w:left="720"/>
        <w:rPr>
          <w:lang w:val="de-DE"/>
        </w:rPr>
      </w:pPr>
      <w:r w:rsidRPr="00E72CDE">
        <w:rPr>
          <w:lang w:val="de-DE"/>
        </w:rPr>
        <w:t># Check schema</w:t>
      </w:r>
    </w:p>
    <w:p w14:paraId="0DF11BBD" w14:textId="77777777" w:rsidR="00A77A1D" w:rsidRPr="00E72CDE" w:rsidRDefault="00A77A1D" w:rsidP="006F2D60">
      <w:pPr>
        <w:pStyle w:val="CodeBlockBPBHEB"/>
        <w:ind w:left="720"/>
        <w:rPr>
          <w:lang w:val="de-DE"/>
        </w:rPr>
      </w:pPr>
      <w:r w:rsidRPr="00E72CDE">
        <w:rPr>
          <w:lang w:val="de-DE"/>
        </w:rPr>
        <w:t>df_enriched.printSchema()</w:t>
      </w:r>
    </w:p>
    <w:p w14:paraId="75C1CD31" w14:textId="77777777" w:rsidR="00A77A1D" w:rsidRPr="00A77A1D" w:rsidRDefault="00A77A1D" w:rsidP="006F2D60">
      <w:pPr>
        <w:pStyle w:val="CodeBlockBPBHEB"/>
        <w:ind w:left="720"/>
        <w:rPr>
          <w:lang w:val="en-IN"/>
        </w:rPr>
      </w:pPr>
      <w:r w:rsidRPr="00A77A1D">
        <w:rPr>
          <w:lang w:val="en-IN"/>
        </w:rPr>
        <w:t># Preview records</w:t>
      </w:r>
    </w:p>
    <w:p w14:paraId="26E9BF19" w14:textId="77777777" w:rsidR="00A77A1D" w:rsidRPr="00A77A1D" w:rsidRDefault="00A77A1D" w:rsidP="006F2D60">
      <w:pPr>
        <w:pStyle w:val="CodeBlockBPBHEB"/>
        <w:ind w:left="720"/>
        <w:rPr>
          <w:lang w:val="en-IN"/>
        </w:rPr>
      </w:pPr>
      <w:r w:rsidRPr="00A77A1D">
        <w:rPr>
          <w:lang w:val="en-IN"/>
        </w:rPr>
        <w:t>df_enriched.display()</w:t>
      </w:r>
    </w:p>
    <w:p w14:paraId="7054E3F1" w14:textId="77777777" w:rsidR="00A77A1D" w:rsidRPr="00A77A1D" w:rsidRDefault="00A77A1D" w:rsidP="006F2D60">
      <w:pPr>
        <w:pStyle w:val="CodeBlockBPBHEB"/>
        <w:ind w:left="720"/>
        <w:rPr>
          <w:lang w:val="en-IN"/>
        </w:rPr>
      </w:pPr>
      <w:r w:rsidRPr="00A77A1D">
        <w:rPr>
          <w:lang w:val="en-IN"/>
        </w:rPr>
        <w:t># Count records</w:t>
      </w:r>
    </w:p>
    <w:p w14:paraId="32B20AC3" w14:textId="1B15B642" w:rsidR="00A77A1D" w:rsidRPr="00A77A1D" w:rsidRDefault="00A77A1D" w:rsidP="006F2D60">
      <w:pPr>
        <w:pStyle w:val="CodeBlockBPBHEB"/>
        <w:ind w:left="720"/>
        <w:rPr>
          <w:lang w:val="en-IN"/>
        </w:rPr>
      </w:pPr>
      <w:r w:rsidRPr="00A77A1D">
        <w:rPr>
          <w:lang w:val="en-IN"/>
        </w:rPr>
        <w:t>print("Total records after join:", df_enriched.count())</w:t>
      </w:r>
    </w:p>
    <w:p w14:paraId="504EF0BD" w14:textId="77777777" w:rsidR="0035241A" w:rsidRDefault="0035241A" w:rsidP="0035241A">
      <w:pPr>
        <w:pStyle w:val="NormalBPBHEB"/>
        <w:rPr>
          <w:lang w:val="en-IN"/>
        </w:rPr>
      </w:pPr>
    </w:p>
    <w:p w14:paraId="65D1975E" w14:textId="2A3553C6" w:rsidR="0035241A" w:rsidRDefault="0035241A" w:rsidP="006F2D60">
      <w:pPr>
        <w:pStyle w:val="NormalBPBHEB"/>
        <w:ind w:left="720"/>
      </w:pPr>
      <w:r w:rsidRPr="0035241A">
        <w:t xml:space="preserve">If counts </w:t>
      </w:r>
      <w:r w:rsidR="00B90721">
        <w:t>balloon unexpectedly</w:t>
      </w:r>
      <w:r w:rsidRPr="0035241A">
        <w:t xml:space="preserve">, check for </w:t>
      </w:r>
      <w:r w:rsidRPr="0035241A">
        <w:rPr>
          <w:b/>
          <w:bCs/>
        </w:rPr>
        <w:t>duplicate keys</w:t>
      </w:r>
      <w:r w:rsidRPr="0035241A">
        <w:t xml:space="preserve"> or </w:t>
      </w:r>
      <w:r w:rsidRPr="0035241A">
        <w:rPr>
          <w:b/>
          <w:bCs/>
        </w:rPr>
        <w:t>missing join conditions</w:t>
      </w:r>
      <w:r w:rsidRPr="0035241A">
        <w:t>, which can cause Cartesian joins.</w:t>
      </w:r>
    </w:p>
    <w:p w14:paraId="6E34BD7E" w14:textId="15700FD3" w:rsidR="0035241A" w:rsidRPr="009A542C" w:rsidRDefault="0035241A">
      <w:pPr>
        <w:pStyle w:val="NormalBPBHEB"/>
        <w:numPr>
          <w:ilvl w:val="0"/>
          <w:numId w:val="18"/>
        </w:numPr>
      </w:pPr>
      <w:r w:rsidRPr="006F2D60">
        <w:rPr>
          <w:b/>
          <w:bCs/>
          <w:lang w:val="en-IN"/>
        </w:rPr>
        <w:t xml:space="preserve">Optimize </w:t>
      </w:r>
      <w:r w:rsidR="009A542C">
        <w:rPr>
          <w:b/>
          <w:bCs/>
          <w:lang w:val="en-IN"/>
        </w:rPr>
        <w:t>p</w:t>
      </w:r>
      <w:r w:rsidRPr="006F2D60">
        <w:rPr>
          <w:b/>
          <w:bCs/>
          <w:lang w:val="en-IN"/>
        </w:rPr>
        <w:t>erformance</w:t>
      </w:r>
      <w:r w:rsidR="00B90721">
        <w:rPr>
          <w:b/>
          <w:bCs/>
          <w:lang w:val="en-IN"/>
        </w:rPr>
        <w:t>:</w:t>
      </w:r>
      <w:r w:rsidR="00B90721">
        <w:rPr>
          <w:lang w:val="en-IN"/>
        </w:rPr>
        <w:t xml:space="preserve"> </w:t>
      </w:r>
      <w:r w:rsidRPr="00661AA2">
        <w:rPr>
          <w:lang w:val="en-IN"/>
        </w:rPr>
        <w:t xml:space="preserve">When one dataset is significantly smaller (e.g., </w:t>
      </w:r>
      <w:r w:rsidR="00B90721" w:rsidRPr="00661AA2">
        <w:rPr>
          <w:lang w:val="en-IN"/>
        </w:rPr>
        <w:t xml:space="preserve">the </w:t>
      </w:r>
      <w:r w:rsidRPr="00661AA2">
        <w:rPr>
          <w:lang w:val="en-IN"/>
        </w:rPr>
        <w:t>campaigns table), use a broadcast join to speed things up.</w:t>
      </w:r>
      <w:r w:rsidR="00E71BD4">
        <w:rPr>
          <w:lang w:val="en-IN"/>
        </w:rPr>
        <w:t xml:space="preserve"> </w:t>
      </w:r>
      <w:r w:rsidR="00E71BD4" w:rsidRPr="009A542C">
        <w:t>For better performance, broadcast smaller lookup tables to avoid unnecessary shuffles</w:t>
      </w:r>
      <w:r w:rsidR="009A542C">
        <w:t>:</w:t>
      </w:r>
    </w:p>
    <w:p w14:paraId="55982E6F" w14:textId="5B029E25" w:rsidR="0035241A" w:rsidRPr="00F57496" w:rsidRDefault="0035241A" w:rsidP="006F2D60">
      <w:pPr>
        <w:pStyle w:val="CodeBlockBPBHEB"/>
        <w:ind w:left="720"/>
      </w:pPr>
      <w:r w:rsidRPr="00F57496">
        <w:t>from pyspark.sql.functions import broadcast</w:t>
      </w:r>
    </w:p>
    <w:p w14:paraId="4FAD41F6" w14:textId="4A3A3AB4" w:rsidR="0035241A" w:rsidRPr="00F57496" w:rsidRDefault="0035241A" w:rsidP="006F2D60">
      <w:pPr>
        <w:pStyle w:val="CodeBlockBPBHEB"/>
        <w:ind w:left="720"/>
      </w:pPr>
      <w:r w:rsidRPr="00F57496">
        <w:t>df_enriched = df_user_txn.join(broadcast(df_campaign), on="campaign_id", how="left")</w:t>
      </w:r>
    </w:p>
    <w:p w14:paraId="2CB4A3E9" w14:textId="53AAA384" w:rsidR="0035241A" w:rsidRPr="009A542C" w:rsidRDefault="0035241A">
      <w:pPr>
        <w:pStyle w:val="NormalBPBHEB"/>
        <w:numPr>
          <w:ilvl w:val="0"/>
          <w:numId w:val="18"/>
        </w:numPr>
      </w:pPr>
      <w:r w:rsidRPr="006F2D60">
        <w:rPr>
          <w:b/>
          <w:bCs/>
          <w:lang w:val="en-IN"/>
        </w:rPr>
        <w:t>Save to Silver Layer</w:t>
      </w:r>
      <w:r w:rsidR="00B654DF">
        <w:rPr>
          <w:b/>
          <w:bCs/>
          <w:lang w:val="en-IN"/>
        </w:rPr>
        <w:t>:</w:t>
      </w:r>
      <w:r w:rsidR="00E71BD4">
        <w:rPr>
          <w:b/>
          <w:bCs/>
          <w:lang w:val="en-IN"/>
        </w:rPr>
        <w:t xml:space="preserve"> </w:t>
      </w:r>
      <w:r w:rsidR="00E71BD4" w:rsidRPr="009A542C">
        <w:t xml:space="preserve">Finally, persist the enriched dataset to the </w:t>
      </w:r>
      <w:r w:rsidR="00CB3A61" w:rsidRPr="009A542C">
        <w:t>silver</w:t>
      </w:r>
      <w:r w:rsidR="00E71BD4" w:rsidRPr="009A542C">
        <w:t xml:space="preserve"> layer for downstream consumption</w:t>
      </w:r>
      <w:r w:rsidR="009A542C">
        <w:t>:</w:t>
      </w:r>
    </w:p>
    <w:p w14:paraId="3FE32E26" w14:textId="77777777" w:rsidR="00DE6E42" w:rsidRPr="00E72CDE" w:rsidRDefault="00DE6E42" w:rsidP="006F2D60">
      <w:pPr>
        <w:pStyle w:val="CodeBlockBPBHEB"/>
        <w:ind w:left="720"/>
        <w:rPr>
          <w:lang w:val="de-DE"/>
        </w:rPr>
      </w:pPr>
      <w:r w:rsidRPr="00E72CDE">
        <w:rPr>
          <w:lang w:val="de-DE"/>
        </w:rPr>
        <w:t>df_enriched.write.format("delta") \</w:t>
      </w:r>
    </w:p>
    <w:p w14:paraId="096E4D90" w14:textId="77777777" w:rsidR="00DE6E42" w:rsidRPr="00DE6E42" w:rsidRDefault="00DE6E42" w:rsidP="006F2D60">
      <w:pPr>
        <w:pStyle w:val="CodeBlockBPBHEB"/>
        <w:ind w:left="720"/>
        <w:rPr>
          <w:lang w:val="en-IN"/>
        </w:rPr>
      </w:pPr>
      <w:r w:rsidRPr="00E72CDE">
        <w:rPr>
          <w:lang w:val="de-DE"/>
        </w:rPr>
        <w:t xml:space="preserve">    </w:t>
      </w:r>
      <w:r w:rsidRPr="00DE6E42">
        <w:rPr>
          <w:lang w:val="en-IN"/>
        </w:rPr>
        <w:t>.mode("overwrite") \</w:t>
      </w:r>
    </w:p>
    <w:p w14:paraId="67A2340C" w14:textId="12BEC313" w:rsidR="00DE6E42" w:rsidRPr="00DE6E42" w:rsidRDefault="00DE6E42" w:rsidP="006F2D60">
      <w:pPr>
        <w:pStyle w:val="CodeBlockBPBHEB"/>
        <w:ind w:left="720"/>
        <w:rPr>
          <w:lang w:val="en-IN"/>
        </w:rPr>
      </w:pPr>
      <w:r w:rsidRPr="00DE6E42">
        <w:rPr>
          <w:lang w:val="en-IN"/>
        </w:rPr>
        <w:t>    .save("abfss://</w:t>
      </w:r>
      <w:r w:rsidR="00B54597">
        <w:rPr>
          <w:lang w:val="en-IN"/>
        </w:rPr>
        <w:t>silver</w:t>
      </w:r>
      <w:r w:rsidRPr="00DE6E42">
        <w:rPr>
          <w:lang w:val="en-IN"/>
        </w:rPr>
        <w:t>@stgazdeci.dfs.core.windows.net/enriched_users_data")</w:t>
      </w:r>
    </w:p>
    <w:p w14:paraId="54B3AD0A" w14:textId="77777777" w:rsidR="00DE6E42" w:rsidRPr="00DE6E42" w:rsidRDefault="00DE6E42" w:rsidP="006F2D60">
      <w:pPr>
        <w:pStyle w:val="CodeBlockBPBHEB"/>
        <w:rPr>
          <w:lang w:val="en-IN"/>
        </w:rPr>
      </w:pPr>
    </w:p>
    <w:p w14:paraId="0C023C11" w14:textId="77777777" w:rsidR="00DE6E42" w:rsidRPr="00DE6E42" w:rsidRDefault="00DE6E42" w:rsidP="006F2D60">
      <w:pPr>
        <w:pStyle w:val="CodeBlockBPBHEB"/>
        <w:ind w:left="720"/>
        <w:rPr>
          <w:lang w:val="en-IN"/>
        </w:rPr>
      </w:pPr>
      <w:r w:rsidRPr="00DE6E42">
        <w:rPr>
          <w:lang w:val="en-IN"/>
        </w:rPr>
        <w:t>df_enriched.display()</w:t>
      </w:r>
    </w:p>
    <w:p w14:paraId="4CC70D13" w14:textId="77777777" w:rsidR="00DE6E42" w:rsidRPr="00DE6E42" w:rsidRDefault="00DE6E42" w:rsidP="006F2D60">
      <w:pPr>
        <w:pStyle w:val="CodeBlockBPBHEB"/>
        <w:ind w:left="720"/>
        <w:rPr>
          <w:lang w:val="en-IN"/>
        </w:rPr>
      </w:pPr>
      <w:r w:rsidRPr="00DE6E42">
        <w:rPr>
          <w:lang w:val="en-IN"/>
        </w:rPr>
        <w:t># Count records</w:t>
      </w:r>
    </w:p>
    <w:p w14:paraId="296FC9FE" w14:textId="7FE18176" w:rsidR="00DE6E42" w:rsidRDefault="00DE6E42" w:rsidP="006F2D60">
      <w:pPr>
        <w:pStyle w:val="CodeBlockBPBHEB"/>
        <w:ind w:left="720"/>
        <w:rPr>
          <w:lang w:val="en-IN"/>
        </w:rPr>
      </w:pPr>
      <w:r w:rsidRPr="00DE6E42">
        <w:rPr>
          <w:lang w:val="en-IN"/>
        </w:rPr>
        <w:t>print("Total records after join:", df_enriched.count())</w:t>
      </w:r>
    </w:p>
    <w:p w14:paraId="4E326007" w14:textId="77777777" w:rsidR="00E71BD4" w:rsidRDefault="00E71BD4" w:rsidP="006F2D60">
      <w:pPr>
        <w:pStyle w:val="CodeBlockBPBHEB"/>
        <w:ind w:left="720"/>
        <w:rPr>
          <w:lang w:val="en-IN"/>
        </w:rPr>
      </w:pPr>
    </w:p>
    <w:p w14:paraId="368865F6" w14:textId="1733EA4C" w:rsidR="00E71BD4" w:rsidRPr="00E71BD4" w:rsidRDefault="00E71BD4" w:rsidP="00E71BD4">
      <w:pPr>
        <w:pStyle w:val="CodeBlockBPBHEB"/>
        <w:rPr>
          <w:rFonts w:ascii="Palatino Linotype" w:eastAsia="Palatino Linotype" w:hAnsi="Palatino Linotype" w:cs="Palatino Linotype"/>
          <w:sz w:val="22"/>
          <w:szCs w:val="22"/>
          <w:lang w:val="en-IN"/>
        </w:rPr>
      </w:pPr>
      <w:r w:rsidRPr="00E71BD4">
        <w:rPr>
          <w:rFonts w:ascii="Palatino Linotype" w:eastAsia="Palatino Linotype" w:hAnsi="Palatino Linotype" w:cs="Palatino Linotype"/>
          <w:sz w:val="22"/>
          <w:szCs w:val="22"/>
          <w:lang w:val="en-IN"/>
        </w:rPr>
        <w:t>The following output confirms the successful creation of the enriched dataset</w:t>
      </w:r>
      <w:r w:rsidR="009A542C">
        <w:rPr>
          <w:rFonts w:ascii="Palatino Linotype" w:eastAsia="Palatino Linotype" w:hAnsi="Palatino Linotype" w:cs="Palatino Linotype"/>
          <w:sz w:val="22"/>
          <w:szCs w:val="22"/>
          <w:lang w:val="en-IN"/>
        </w:rPr>
        <w:t>:</w:t>
      </w:r>
    </w:p>
    <w:p w14:paraId="10B5983A" w14:textId="55813C7B" w:rsidR="009C156C" w:rsidRDefault="00356EFB" w:rsidP="006F2D60">
      <w:pPr>
        <w:pStyle w:val="FigureBPBHEB"/>
        <w:rPr>
          <w:lang w:val="en-IN"/>
        </w:rPr>
      </w:pPr>
      <w:r>
        <w:rPr>
          <w:noProof/>
          <w:lang w:val="en-IN"/>
        </w:rPr>
        <w:drawing>
          <wp:inline distT="0" distB="0" distL="0" distR="0" wp14:anchorId="59FA2FDF" wp14:editId="4C37F3F0">
            <wp:extent cx="5731510" cy="1743075"/>
            <wp:effectExtent l="19050" t="19050" r="21590" b="28575"/>
            <wp:docPr id="250813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3251" name="Picture 250813251"/>
                    <pic:cNvPicPr/>
                  </pic:nvPicPr>
                  <pic:blipFill>
                    <a:blip r:embed="rId26">
                      <a:extLst>
                        <a:ext uri="{28A0092B-C50C-407E-A947-70E740481C1C}">
                          <a14:useLocalDpi xmlns:a14="http://schemas.microsoft.com/office/drawing/2010/main" val="0"/>
                        </a:ext>
                      </a:extLst>
                    </a:blip>
                    <a:stretch>
                      <a:fillRect/>
                    </a:stretch>
                  </pic:blipFill>
                  <pic:spPr>
                    <a:xfrm>
                      <a:off x="0" y="0"/>
                      <a:ext cx="5731510" cy="1743075"/>
                    </a:xfrm>
                    <a:prstGeom prst="rect">
                      <a:avLst/>
                    </a:prstGeom>
                    <a:ln w="3175">
                      <a:solidFill>
                        <a:schemeClr val="tx1"/>
                      </a:solidFill>
                    </a:ln>
                  </pic:spPr>
                </pic:pic>
              </a:graphicData>
            </a:graphic>
          </wp:inline>
        </w:drawing>
      </w:r>
    </w:p>
    <w:p w14:paraId="77F98157" w14:textId="563996B2" w:rsidR="0035241A" w:rsidRDefault="007922B1" w:rsidP="006F2D60">
      <w:pPr>
        <w:pStyle w:val="FigureCaptionBPBHEB"/>
      </w:pPr>
      <w:r w:rsidRPr="00B46AE1">
        <w:rPr>
          <w:b/>
          <w:bCs w:val="0"/>
        </w:rPr>
        <w:t>Figure 4.</w:t>
      </w:r>
      <w:r>
        <w:rPr>
          <w:b/>
          <w:bCs w:val="0"/>
        </w:rPr>
        <w:t>1</w:t>
      </w:r>
      <w:r w:rsidR="00C26D5A">
        <w:rPr>
          <w:b/>
          <w:bCs w:val="0"/>
        </w:rPr>
        <w:t>4</w:t>
      </w:r>
      <w:r w:rsidRPr="00503322">
        <w:rPr>
          <w:rPrChange w:id="43" w:author="Aditi Singha" w:date="2026-05-25T15:59:00Z" w16du:dateUtc="2026-05-25T10:29:00Z">
            <w:rPr>
              <w:b/>
              <w:bCs w:val="0"/>
            </w:rPr>
          </w:rPrChange>
        </w:rPr>
        <w:t xml:space="preserve">: </w:t>
      </w:r>
      <w:r>
        <w:t>Records in DataFrame after enriching</w:t>
      </w:r>
    </w:p>
    <w:p w14:paraId="0FBEC481" w14:textId="77777777" w:rsidR="00510653" w:rsidRPr="00496A63" w:rsidRDefault="00510653" w:rsidP="00510653">
      <w:pPr>
        <w:pStyle w:val="NormalBPBHEB"/>
      </w:pPr>
    </w:p>
    <w:p w14:paraId="020C6FCA" w14:textId="6EA2AE4D" w:rsidR="0035241A" w:rsidRPr="0035241A" w:rsidRDefault="0035241A" w:rsidP="00496A63">
      <w:pPr>
        <w:pStyle w:val="Heading3BPBHEB"/>
      </w:pPr>
      <w:r w:rsidRPr="0035241A">
        <w:t xml:space="preserve">SparkSQL Equivalent </w:t>
      </w:r>
      <w:ins w:id="44" w:author="Dr. Magesh Kasthuri" w:date="2026-05-26T22:00:00Z" w16du:dateUtc="2026-05-26T16:30:00Z">
        <w:r w:rsidR="00FE3261">
          <w:t>-</w:t>
        </w:r>
      </w:ins>
      <w:commentRangeStart w:id="45"/>
      <w:commentRangeStart w:id="46"/>
      <w:del w:id="47" w:author="Dr. Magesh Kasthuri" w:date="2026-05-26T22:00:00Z" w16du:dateUtc="2026-05-26T16:30:00Z">
        <w:r w:rsidRPr="0035241A" w:rsidDel="00FE3261">
          <w:delText>(</w:delText>
        </w:r>
      </w:del>
      <w:r w:rsidRPr="0035241A">
        <w:t>Embedded in PySpark</w:t>
      </w:r>
      <w:del w:id="48" w:author="Dr. Magesh Kasthuri" w:date="2026-05-26T22:00:00Z" w16du:dateUtc="2026-05-26T16:30:00Z">
        <w:r w:rsidRPr="0035241A" w:rsidDel="00FE3261">
          <w:delText>)</w:delText>
        </w:r>
      </w:del>
      <w:commentRangeEnd w:id="45"/>
      <w:r w:rsidR="00503322" w:rsidRPr="0035241A">
        <w:rPr>
          <w:rStyle w:val="CommentReference"/>
          <w:sz w:val="32"/>
          <w:szCs w:val="24"/>
        </w:rPr>
        <w:commentReference w:id="45"/>
      </w:r>
      <w:commentRangeEnd w:id="46"/>
      <w:r w:rsidR="00FE3261" w:rsidRPr="0035241A">
        <w:rPr>
          <w:rStyle w:val="CommentReference"/>
          <w:sz w:val="32"/>
          <w:szCs w:val="24"/>
        </w:rPr>
        <w:commentReference w:id="46"/>
      </w:r>
    </w:p>
    <w:p w14:paraId="32293D40" w14:textId="1295CA2C" w:rsidR="0035241A" w:rsidRDefault="0035241A" w:rsidP="0035241A">
      <w:pPr>
        <w:pStyle w:val="NormalBPBHEB"/>
        <w:rPr>
          <w:lang w:val="en-IN"/>
        </w:rPr>
      </w:pPr>
      <w:r w:rsidRPr="0035241A">
        <w:rPr>
          <w:lang w:val="en-IN"/>
        </w:rPr>
        <w:t xml:space="preserve">The same joins can also be expressed using </w:t>
      </w:r>
      <w:r w:rsidRPr="0035241A">
        <w:rPr>
          <w:b/>
          <w:bCs/>
          <w:lang w:val="en-IN"/>
        </w:rPr>
        <w:t>SparkSQL</w:t>
      </w:r>
      <w:r w:rsidRPr="0035241A">
        <w:rPr>
          <w:lang w:val="en-IN"/>
        </w:rPr>
        <w:t xml:space="preserve"> inside a Databricks </w:t>
      </w:r>
      <w:r w:rsidR="00FF6F8E">
        <w:rPr>
          <w:lang w:val="en-IN"/>
        </w:rPr>
        <w:t>Notebook</w:t>
      </w:r>
      <w:r w:rsidRPr="0035241A">
        <w:rPr>
          <w:lang w:val="en-IN"/>
        </w:rPr>
        <w:t>. We first register each DataFrame as a temporary view and then run SQL queries using spark.sql().</w:t>
      </w:r>
      <w:r w:rsidR="00F37023">
        <w:rPr>
          <w:lang w:val="en-IN"/>
        </w:rPr>
        <w:t xml:space="preserve"> Refer to the following code:</w:t>
      </w:r>
    </w:p>
    <w:p w14:paraId="7A704744" w14:textId="77777777" w:rsidR="00496A63" w:rsidRDefault="00496A63" w:rsidP="00496A63">
      <w:pPr>
        <w:pStyle w:val="CodeBlockBPBHEB"/>
        <w:rPr>
          <w:lang w:val="en-IN"/>
        </w:rPr>
      </w:pPr>
    </w:p>
    <w:p w14:paraId="3C6CA167" w14:textId="201255BF" w:rsidR="003F1764" w:rsidRPr="003F1764" w:rsidRDefault="003F1764" w:rsidP="00F37023">
      <w:pPr>
        <w:pStyle w:val="CodeBlockBPBHEB"/>
        <w:rPr>
          <w:lang w:val="en-IN"/>
        </w:rPr>
      </w:pPr>
      <w:r w:rsidRPr="003F1764">
        <w:rPr>
          <w:lang w:val="en-IN"/>
        </w:rPr>
        <w:t># Load DataFrames from CSVs with headers</w:t>
      </w:r>
    </w:p>
    <w:p w14:paraId="2E78ADFB" w14:textId="77777777" w:rsidR="003F1764" w:rsidRPr="003F1764" w:rsidRDefault="003F1764" w:rsidP="00F37023">
      <w:pPr>
        <w:pStyle w:val="CodeBlockBPBHEB"/>
        <w:rPr>
          <w:lang w:val="en-IN"/>
        </w:rPr>
      </w:pPr>
      <w:r w:rsidRPr="003F1764">
        <w:rPr>
          <w:lang w:val="en-IN"/>
        </w:rPr>
        <w:t>df_users = spark.read.format("csv").option("header", True).load(</w:t>
      </w:r>
    </w:p>
    <w:p w14:paraId="66B74D8C" w14:textId="77777777" w:rsidR="003F1764" w:rsidRPr="003F1764" w:rsidRDefault="003F1764" w:rsidP="00F37023">
      <w:pPr>
        <w:pStyle w:val="CodeBlockBPBHEB"/>
        <w:rPr>
          <w:lang w:val="en-IN"/>
        </w:rPr>
      </w:pPr>
      <w:r w:rsidRPr="003F1764">
        <w:rPr>
          <w:lang w:val="en-IN"/>
        </w:rPr>
        <w:t>    "abfss://silver@stgazdeci.dfs.core.windows.net/cleaned_users"</w:t>
      </w:r>
    </w:p>
    <w:p w14:paraId="2126EC1F" w14:textId="77777777" w:rsidR="003F1764" w:rsidRPr="003F1764" w:rsidRDefault="003F1764" w:rsidP="00F37023">
      <w:pPr>
        <w:pStyle w:val="CodeBlockBPBHEB"/>
        <w:rPr>
          <w:lang w:val="en-IN"/>
        </w:rPr>
      </w:pPr>
      <w:r w:rsidRPr="003F1764">
        <w:rPr>
          <w:lang w:val="en-IN"/>
        </w:rPr>
        <w:t>)</w:t>
      </w:r>
    </w:p>
    <w:p w14:paraId="6D3D2931" w14:textId="77777777" w:rsidR="003F1764" w:rsidRPr="003F1764" w:rsidRDefault="003F1764" w:rsidP="00F37023">
      <w:pPr>
        <w:pStyle w:val="CodeBlockBPBHEB"/>
        <w:rPr>
          <w:lang w:val="en-IN"/>
        </w:rPr>
      </w:pPr>
      <w:r w:rsidRPr="003F1764">
        <w:rPr>
          <w:lang w:val="en-IN"/>
        </w:rPr>
        <w:t>df_txn = spark.read.format("csv").option("header", True).load(</w:t>
      </w:r>
    </w:p>
    <w:p w14:paraId="5E622506" w14:textId="77777777" w:rsidR="003F1764" w:rsidRPr="003F1764" w:rsidRDefault="003F1764" w:rsidP="00F37023">
      <w:pPr>
        <w:pStyle w:val="CodeBlockBPBHEB"/>
        <w:rPr>
          <w:lang w:val="en-IN"/>
        </w:rPr>
      </w:pPr>
      <w:r w:rsidRPr="003F1764">
        <w:rPr>
          <w:lang w:val="en-IN"/>
        </w:rPr>
        <w:t>    "abfss://raw@stgazdeci.dfs.core.windows.net/transactions.csv"</w:t>
      </w:r>
    </w:p>
    <w:p w14:paraId="76334A7E" w14:textId="77777777" w:rsidR="003F1764" w:rsidRPr="003F1764" w:rsidRDefault="003F1764" w:rsidP="00F37023">
      <w:pPr>
        <w:pStyle w:val="CodeBlockBPBHEB"/>
        <w:rPr>
          <w:lang w:val="en-IN"/>
        </w:rPr>
      </w:pPr>
      <w:r w:rsidRPr="003F1764">
        <w:rPr>
          <w:lang w:val="en-IN"/>
        </w:rPr>
        <w:t>)</w:t>
      </w:r>
    </w:p>
    <w:p w14:paraId="28BDB285" w14:textId="77777777" w:rsidR="003F1764" w:rsidRPr="003F1764" w:rsidRDefault="003F1764" w:rsidP="00F37023">
      <w:pPr>
        <w:pStyle w:val="CodeBlockBPBHEB"/>
        <w:rPr>
          <w:lang w:val="en-IN"/>
        </w:rPr>
      </w:pPr>
      <w:r w:rsidRPr="003F1764">
        <w:rPr>
          <w:lang w:val="en-IN"/>
        </w:rPr>
        <w:t>df_campaign = spark.read.format("csv").option("header", True).load(</w:t>
      </w:r>
    </w:p>
    <w:p w14:paraId="10765DC7" w14:textId="77777777" w:rsidR="003F1764" w:rsidRPr="003F1764" w:rsidRDefault="003F1764" w:rsidP="00F37023">
      <w:pPr>
        <w:pStyle w:val="CodeBlockBPBHEB"/>
        <w:rPr>
          <w:lang w:val="en-IN"/>
        </w:rPr>
      </w:pPr>
      <w:r w:rsidRPr="003F1764">
        <w:rPr>
          <w:lang w:val="en-IN"/>
        </w:rPr>
        <w:t>    "abfss://raw@stgazdeci.dfs.core.windows.net/campaigns.csv"</w:t>
      </w:r>
    </w:p>
    <w:p w14:paraId="27F85D62" w14:textId="77777777" w:rsidR="003F1764" w:rsidRPr="003F1764" w:rsidRDefault="003F1764" w:rsidP="00F37023">
      <w:pPr>
        <w:pStyle w:val="CodeBlockBPBHEB"/>
        <w:rPr>
          <w:lang w:val="en-IN"/>
        </w:rPr>
      </w:pPr>
      <w:r w:rsidRPr="003F1764">
        <w:rPr>
          <w:lang w:val="en-IN"/>
        </w:rPr>
        <w:t>)</w:t>
      </w:r>
    </w:p>
    <w:p w14:paraId="7E233404" w14:textId="77777777" w:rsidR="003F1764" w:rsidRPr="003F1764" w:rsidRDefault="003F1764" w:rsidP="00F37023">
      <w:pPr>
        <w:pStyle w:val="CodeBlockBPBHEB"/>
        <w:rPr>
          <w:lang w:val="en-IN"/>
        </w:rPr>
      </w:pPr>
    </w:p>
    <w:p w14:paraId="278F7F3B" w14:textId="77777777" w:rsidR="003F1764" w:rsidRPr="003F1764" w:rsidRDefault="003F1764" w:rsidP="00F37023">
      <w:pPr>
        <w:pStyle w:val="CodeBlockBPBHEB"/>
        <w:rPr>
          <w:lang w:val="en-IN"/>
        </w:rPr>
      </w:pPr>
      <w:r w:rsidRPr="003F1764">
        <w:rPr>
          <w:lang w:val="en-IN"/>
        </w:rPr>
        <w:t># Register DataFrames as Temp Views</w:t>
      </w:r>
    </w:p>
    <w:p w14:paraId="4710C4FD" w14:textId="77777777" w:rsidR="003F1764" w:rsidRPr="003F1764" w:rsidRDefault="003F1764" w:rsidP="00F37023">
      <w:pPr>
        <w:pStyle w:val="CodeBlockBPBHEB"/>
        <w:rPr>
          <w:lang w:val="en-IN"/>
        </w:rPr>
      </w:pPr>
      <w:r w:rsidRPr="003F1764">
        <w:rPr>
          <w:lang w:val="en-IN"/>
        </w:rPr>
        <w:t>df_users.createOrReplaceTempView("users")</w:t>
      </w:r>
    </w:p>
    <w:p w14:paraId="6961ED7B" w14:textId="77777777" w:rsidR="003F1764" w:rsidRPr="003F1764" w:rsidRDefault="003F1764" w:rsidP="00F37023">
      <w:pPr>
        <w:pStyle w:val="CodeBlockBPBHEB"/>
        <w:rPr>
          <w:lang w:val="en-IN"/>
        </w:rPr>
      </w:pPr>
      <w:r w:rsidRPr="003F1764">
        <w:rPr>
          <w:lang w:val="en-IN"/>
        </w:rPr>
        <w:t>df_txn.createOrReplaceTempView("transactions")</w:t>
      </w:r>
    </w:p>
    <w:p w14:paraId="6CE08423" w14:textId="77777777" w:rsidR="003F1764" w:rsidRPr="003F1764" w:rsidRDefault="003F1764" w:rsidP="00F37023">
      <w:pPr>
        <w:pStyle w:val="CodeBlockBPBHEB"/>
        <w:rPr>
          <w:lang w:val="en-IN"/>
        </w:rPr>
      </w:pPr>
      <w:r w:rsidRPr="003F1764">
        <w:rPr>
          <w:lang w:val="en-IN"/>
        </w:rPr>
        <w:t>df_campaign.createOrReplaceTempView("campaigns")</w:t>
      </w:r>
    </w:p>
    <w:p w14:paraId="7C3A279A" w14:textId="77777777" w:rsidR="003F1764" w:rsidRPr="003F1764" w:rsidRDefault="003F1764" w:rsidP="00F37023">
      <w:pPr>
        <w:pStyle w:val="CodeBlockBPBHEB"/>
        <w:rPr>
          <w:lang w:val="en-IN"/>
        </w:rPr>
      </w:pPr>
    </w:p>
    <w:p w14:paraId="5E0E2692" w14:textId="77777777" w:rsidR="003F1764" w:rsidRPr="003F1764" w:rsidRDefault="003F1764" w:rsidP="00F37023">
      <w:pPr>
        <w:pStyle w:val="CodeBlockBPBHEB"/>
        <w:rPr>
          <w:lang w:val="en-IN"/>
        </w:rPr>
      </w:pPr>
      <w:r w:rsidRPr="003F1764">
        <w:rPr>
          <w:lang w:val="en-IN"/>
        </w:rPr>
        <w:t># SparkSQL query: join users and transactions, enrich with campaigns</w:t>
      </w:r>
    </w:p>
    <w:p w14:paraId="5FEA90F8" w14:textId="77777777" w:rsidR="003F1764" w:rsidRPr="003F1764" w:rsidRDefault="003F1764" w:rsidP="00F37023">
      <w:pPr>
        <w:pStyle w:val="CodeBlockBPBHEB"/>
        <w:rPr>
          <w:lang w:val="en-IN"/>
        </w:rPr>
      </w:pPr>
      <w:r w:rsidRPr="003F1764">
        <w:rPr>
          <w:lang w:val="en-IN"/>
        </w:rPr>
        <w:t>df_enriched = spark.sql("""</w:t>
      </w:r>
    </w:p>
    <w:p w14:paraId="44C86371" w14:textId="77777777" w:rsidR="003F1764" w:rsidRPr="003F1764" w:rsidRDefault="003F1764" w:rsidP="00F37023">
      <w:pPr>
        <w:pStyle w:val="CodeBlockBPBHEB"/>
        <w:rPr>
          <w:lang w:val="en-IN"/>
        </w:rPr>
      </w:pPr>
      <w:r w:rsidRPr="003F1764">
        <w:rPr>
          <w:lang w:val="en-IN"/>
        </w:rPr>
        <w:lastRenderedPageBreak/>
        <w:t>    SELECT u.id as user_id, u.name, u.email, u.country,</w:t>
      </w:r>
    </w:p>
    <w:p w14:paraId="569BCEB9" w14:textId="77777777" w:rsidR="003F1764" w:rsidRPr="003F1764" w:rsidRDefault="003F1764" w:rsidP="00F37023">
      <w:pPr>
        <w:pStyle w:val="CodeBlockBPBHEB"/>
        <w:rPr>
          <w:lang w:val="en-IN"/>
        </w:rPr>
      </w:pPr>
      <w:r w:rsidRPr="003F1764">
        <w:rPr>
          <w:lang w:val="en-IN"/>
        </w:rPr>
        <w:t>           t.txn_id, t.amount, t.campaign_id,</w:t>
      </w:r>
    </w:p>
    <w:p w14:paraId="325685E5" w14:textId="77777777" w:rsidR="003F1764" w:rsidRPr="003F1764" w:rsidRDefault="003F1764" w:rsidP="00F37023">
      <w:pPr>
        <w:pStyle w:val="CodeBlockBPBHEB"/>
        <w:rPr>
          <w:lang w:val="en-IN"/>
        </w:rPr>
      </w:pPr>
      <w:r w:rsidRPr="003F1764">
        <w:rPr>
          <w:lang w:val="en-IN"/>
        </w:rPr>
        <w:t>           c.campaign_name, c.start_date, c.end_date</w:t>
      </w:r>
    </w:p>
    <w:p w14:paraId="3C5B713E" w14:textId="77777777" w:rsidR="003F1764" w:rsidRPr="003F1764" w:rsidRDefault="003F1764" w:rsidP="00F37023">
      <w:pPr>
        <w:pStyle w:val="CodeBlockBPBHEB"/>
        <w:rPr>
          <w:lang w:val="en-IN"/>
        </w:rPr>
      </w:pPr>
      <w:r w:rsidRPr="003F1764">
        <w:rPr>
          <w:lang w:val="en-IN"/>
        </w:rPr>
        <w:t>    FROM users u</w:t>
      </w:r>
    </w:p>
    <w:p w14:paraId="1B142334" w14:textId="77777777" w:rsidR="003F1764" w:rsidRPr="003F1764" w:rsidRDefault="003F1764" w:rsidP="00F37023">
      <w:pPr>
        <w:pStyle w:val="CodeBlockBPBHEB"/>
        <w:rPr>
          <w:lang w:val="en-IN"/>
        </w:rPr>
      </w:pPr>
      <w:r w:rsidRPr="003F1764">
        <w:rPr>
          <w:lang w:val="en-IN"/>
        </w:rPr>
        <w:t>    INNER JOIN transactions t</w:t>
      </w:r>
    </w:p>
    <w:p w14:paraId="6E9746E6" w14:textId="77777777" w:rsidR="003F1764" w:rsidRPr="003F1764" w:rsidRDefault="003F1764" w:rsidP="00F37023">
      <w:pPr>
        <w:pStyle w:val="CodeBlockBPBHEB"/>
        <w:rPr>
          <w:lang w:val="en-IN"/>
        </w:rPr>
      </w:pPr>
      <w:r w:rsidRPr="003F1764">
        <w:rPr>
          <w:lang w:val="en-IN"/>
        </w:rPr>
        <w:t>        ON u.id = t.uid</w:t>
      </w:r>
    </w:p>
    <w:p w14:paraId="3C87CA8F" w14:textId="77777777" w:rsidR="003F1764" w:rsidRPr="003F1764" w:rsidRDefault="003F1764" w:rsidP="00F37023">
      <w:pPr>
        <w:pStyle w:val="CodeBlockBPBHEB"/>
        <w:rPr>
          <w:lang w:val="en-IN"/>
        </w:rPr>
      </w:pPr>
      <w:r w:rsidRPr="003F1764">
        <w:rPr>
          <w:lang w:val="en-IN"/>
        </w:rPr>
        <w:t>    LEFT JOIN campaigns c</w:t>
      </w:r>
    </w:p>
    <w:p w14:paraId="4072A418" w14:textId="77777777" w:rsidR="003F1764" w:rsidRPr="003F1764" w:rsidRDefault="003F1764" w:rsidP="00F37023">
      <w:pPr>
        <w:pStyle w:val="CodeBlockBPBHEB"/>
        <w:rPr>
          <w:lang w:val="en-IN"/>
        </w:rPr>
      </w:pPr>
      <w:r w:rsidRPr="003F1764">
        <w:rPr>
          <w:lang w:val="en-IN"/>
        </w:rPr>
        <w:t>        ON t.campaign_id = c.campaign_id</w:t>
      </w:r>
    </w:p>
    <w:p w14:paraId="090E05E3" w14:textId="77777777" w:rsidR="003F1764" w:rsidRPr="003F1764" w:rsidRDefault="003F1764" w:rsidP="00F37023">
      <w:pPr>
        <w:pStyle w:val="CodeBlockBPBHEB"/>
        <w:rPr>
          <w:lang w:val="en-IN"/>
        </w:rPr>
      </w:pPr>
      <w:r w:rsidRPr="003F1764">
        <w:rPr>
          <w:lang w:val="en-IN"/>
        </w:rPr>
        <w:t>""")</w:t>
      </w:r>
    </w:p>
    <w:p w14:paraId="7A048EC8" w14:textId="77777777" w:rsidR="003F1764" w:rsidRPr="003F1764" w:rsidRDefault="003F1764" w:rsidP="00F37023">
      <w:pPr>
        <w:pStyle w:val="CodeBlockBPBHEB"/>
        <w:rPr>
          <w:lang w:val="en-IN"/>
        </w:rPr>
      </w:pPr>
    </w:p>
    <w:p w14:paraId="1BE68D23" w14:textId="77777777" w:rsidR="003F1764" w:rsidRPr="003F1764" w:rsidRDefault="003F1764" w:rsidP="00F37023">
      <w:pPr>
        <w:pStyle w:val="CodeBlockBPBHEB"/>
        <w:rPr>
          <w:lang w:val="en-IN"/>
        </w:rPr>
      </w:pPr>
      <w:r w:rsidRPr="003F1764">
        <w:rPr>
          <w:lang w:val="en-IN"/>
        </w:rPr>
        <w:t># Validate the results</w:t>
      </w:r>
    </w:p>
    <w:p w14:paraId="76C14291" w14:textId="77777777" w:rsidR="003F1764" w:rsidRPr="003F1764" w:rsidRDefault="003F1764" w:rsidP="00F37023">
      <w:pPr>
        <w:pStyle w:val="CodeBlockBPBHEB"/>
        <w:rPr>
          <w:lang w:val="en-IN"/>
        </w:rPr>
      </w:pPr>
      <w:r w:rsidRPr="003F1764">
        <w:rPr>
          <w:lang w:val="en-IN"/>
        </w:rPr>
        <w:t>df_enriched.printSchema()</w:t>
      </w:r>
    </w:p>
    <w:p w14:paraId="42370A45" w14:textId="03C3A084" w:rsidR="003F1764" w:rsidRPr="003F1764" w:rsidRDefault="003F1764" w:rsidP="00F37023">
      <w:pPr>
        <w:pStyle w:val="CodeBlockBPBHEB"/>
        <w:rPr>
          <w:lang w:val="en-IN"/>
        </w:rPr>
      </w:pPr>
      <w:r w:rsidRPr="003F1764">
        <w:rPr>
          <w:lang w:val="en-IN"/>
        </w:rPr>
        <w:t>df_enriched.show()</w:t>
      </w:r>
    </w:p>
    <w:p w14:paraId="16F2533B" w14:textId="77777777" w:rsidR="0035241A" w:rsidRDefault="0035241A" w:rsidP="0035241A">
      <w:pPr>
        <w:pStyle w:val="NormalBPBHEB"/>
        <w:rPr>
          <w:lang w:val="en-IN"/>
        </w:rPr>
      </w:pPr>
    </w:p>
    <w:p w14:paraId="6A780525" w14:textId="40A8B575" w:rsidR="0035241A" w:rsidRPr="0035241A" w:rsidRDefault="0035241A" w:rsidP="00496A63">
      <w:pPr>
        <w:pStyle w:val="Heading3BPBHEB"/>
      </w:pPr>
      <w:r w:rsidRPr="0035241A">
        <w:t>Equivalent in SQL</w:t>
      </w:r>
    </w:p>
    <w:p w14:paraId="196A3D8D" w14:textId="35A31B1C" w:rsidR="0035241A" w:rsidRPr="0035241A" w:rsidRDefault="0035241A" w:rsidP="0035241A">
      <w:pPr>
        <w:pStyle w:val="NormalBPBHEB"/>
        <w:rPr>
          <w:lang w:val="en-IN"/>
        </w:rPr>
      </w:pPr>
      <w:r w:rsidRPr="0035241A">
        <w:rPr>
          <w:lang w:val="en-IN"/>
        </w:rPr>
        <w:t xml:space="preserve">The same joins can be expressed in SQL inside Databricks. </w:t>
      </w:r>
      <w:r w:rsidR="00BF6D3C">
        <w:rPr>
          <w:lang w:val="en-IN"/>
        </w:rPr>
        <w:t>The following</w:t>
      </w:r>
      <w:r w:rsidR="00BF6D3C" w:rsidRPr="0035241A">
        <w:rPr>
          <w:lang w:val="en-IN"/>
        </w:rPr>
        <w:t xml:space="preserve"> </w:t>
      </w:r>
      <w:r w:rsidRPr="0035241A">
        <w:rPr>
          <w:lang w:val="en-IN"/>
        </w:rPr>
        <w:t>is the SQL equivalent of the PySpark recipe:</w:t>
      </w:r>
    </w:p>
    <w:p w14:paraId="265D99E9" w14:textId="77777777" w:rsidR="001247F6" w:rsidRPr="001247F6" w:rsidRDefault="001247F6" w:rsidP="00F37023">
      <w:pPr>
        <w:pStyle w:val="CodeBlockBPBHEB"/>
        <w:rPr>
          <w:lang w:val="en-IN"/>
        </w:rPr>
      </w:pPr>
      <w:r w:rsidRPr="001247F6">
        <w:rPr>
          <w:lang w:val="en-IN"/>
        </w:rPr>
        <w:t>%sql</w:t>
      </w:r>
    </w:p>
    <w:p w14:paraId="6FE63FA1" w14:textId="77777777" w:rsidR="001247F6" w:rsidRPr="001247F6" w:rsidRDefault="001247F6" w:rsidP="00F37023">
      <w:pPr>
        <w:pStyle w:val="CodeBlockBPBHEB"/>
        <w:rPr>
          <w:lang w:val="en-IN"/>
        </w:rPr>
      </w:pPr>
      <w:r w:rsidRPr="001247F6">
        <w:rPr>
          <w:lang w:val="en-IN"/>
        </w:rPr>
        <w:t>-- Create temp views for each dataset with header option</w:t>
      </w:r>
    </w:p>
    <w:p w14:paraId="6F240855" w14:textId="77777777" w:rsidR="001247F6" w:rsidRPr="001247F6" w:rsidRDefault="001247F6" w:rsidP="00F37023">
      <w:pPr>
        <w:pStyle w:val="CodeBlockBPBHEB"/>
        <w:rPr>
          <w:lang w:val="en-IN"/>
        </w:rPr>
      </w:pPr>
      <w:r w:rsidRPr="001247F6">
        <w:rPr>
          <w:lang w:val="en-IN"/>
        </w:rPr>
        <w:t>CREATE OR REPLACE TEMP VIEW users AS</w:t>
      </w:r>
    </w:p>
    <w:p w14:paraId="5460A707" w14:textId="77777777" w:rsidR="001247F6" w:rsidRPr="001247F6" w:rsidRDefault="001247F6" w:rsidP="00F37023">
      <w:pPr>
        <w:pStyle w:val="CodeBlockBPBHEB"/>
        <w:rPr>
          <w:lang w:val="en-IN"/>
        </w:rPr>
      </w:pPr>
      <w:r w:rsidRPr="001247F6">
        <w:rPr>
          <w:lang w:val="en-IN"/>
        </w:rPr>
        <w:t xml:space="preserve">SELECT * FROM csv.`abfss://silver@stgazdeci.dfs.core.windows.net/cleaned_users` </w:t>
      </w:r>
    </w:p>
    <w:p w14:paraId="1AF4A504" w14:textId="77777777" w:rsidR="001247F6" w:rsidRPr="001247F6" w:rsidRDefault="001247F6" w:rsidP="00F37023">
      <w:pPr>
        <w:pStyle w:val="CodeBlockBPBHEB"/>
        <w:rPr>
          <w:lang w:val="en-IN"/>
        </w:rPr>
      </w:pPr>
      <w:r w:rsidRPr="001247F6">
        <w:rPr>
          <w:lang w:val="en-IN"/>
        </w:rPr>
        <w:t>WITH (</w:t>
      </w:r>
    </w:p>
    <w:p w14:paraId="366B4C64" w14:textId="77777777" w:rsidR="001247F6" w:rsidRPr="001247F6" w:rsidRDefault="001247F6" w:rsidP="00F37023">
      <w:pPr>
        <w:pStyle w:val="CodeBlockBPBHEB"/>
        <w:rPr>
          <w:lang w:val="en-IN"/>
        </w:rPr>
      </w:pPr>
      <w:r w:rsidRPr="001247F6">
        <w:rPr>
          <w:lang w:val="en-IN"/>
        </w:rPr>
        <w:t>  header = "true"</w:t>
      </w:r>
    </w:p>
    <w:p w14:paraId="4D5E6C2C" w14:textId="77777777" w:rsidR="001247F6" w:rsidRPr="001247F6" w:rsidRDefault="001247F6" w:rsidP="00F37023">
      <w:pPr>
        <w:pStyle w:val="CodeBlockBPBHEB"/>
        <w:rPr>
          <w:lang w:val="en-IN"/>
        </w:rPr>
      </w:pPr>
      <w:r w:rsidRPr="001247F6">
        <w:rPr>
          <w:lang w:val="en-IN"/>
        </w:rPr>
        <w:t>);</w:t>
      </w:r>
    </w:p>
    <w:p w14:paraId="3A68B7A4" w14:textId="77777777" w:rsidR="001247F6" w:rsidRPr="001247F6" w:rsidRDefault="001247F6" w:rsidP="00F37023">
      <w:pPr>
        <w:pStyle w:val="CodeBlockBPBHEB"/>
        <w:rPr>
          <w:lang w:val="en-IN"/>
        </w:rPr>
      </w:pPr>
    </w:p>
    <w:p w14:paraId="5E59D862" w14:textId="77777777" w:rsidR="001247F6" w:rsidRPr="001247F6" w:rsidRDefault="001247F6" w:rsidP="00F37023">
      <w:pPr>
        <w:pStyle w:val="CodeBlockBPBHEB"/>
        <w:rPr>
          <w:lang w:val="en-IN"/>
        </w:rPr>
      </w:pPr>
      <w:r w:rsidRPr="001247F6">
        <w:rPr>
          <w:lang w:val="en-IN"/>
        </w:rPr>
        <w:t>CREATE OR REPLACE TEMP VIEW transactions AS</w:t>
      </w:r>
    </w:p>
    <w:p w14:paraId="37CEFE38" w14:textId="77777777" w:rsidR="001247F6" w:rsidRPr="001247F6" w:rsidRDefault="001247F6" w:rsidP="00F37023">
      <w:pPr>
        <w:pStyle w:val="CodeBlockBPBHEB"/>
        <w:rPr>
          <w:lang w:val="en-IN"/>
        </w:rPr>
      </w:pPr>
      <w:r w:rsidRPr="001247F6">
        <w:rPr>
          <w:lang w:val="en-IN"/>
        </w:rPr>
        <w:t>SELECT * FROM csv.`abfss://raw@stgazdeci.dfs.core.windows.net/transactions.csv`</w:t>
      </w:r>
    </w:p>
    <w:p w14:paraId="1AFB8349" w14:textId="77777777" w:rsidR="001247F6" w:rsidRPr="001247F6" w:rsidRDefault="001247F6" w:rsidP="00F37023">
      <w:pPr>
        <w:pStyle w:val="CodeBlockBPBHEB"/>
        <w:rPr>
          <w:lang w:val="en-IN"/>
        </w:rPr>
      </w:pPr>
      <w:r w:rsidRPr="001247F6">
        <w:rPr>
          <w:lang w:val="en-IN"/>
        </w:rPr>
        <w:t>WITH (</w:t>
      </w:r>
    </w:p>
    <w:p w14:paraId="3DE8524C" w14:textId="77777777" w:rsidR="001247F6" w:rsidRPr="001247F6" w:rsidRDefault="001247F6" w:rsidP="00F37023">
      <w:pPr>
        <w:pStyle w:val="CodeBlockBPBHEB"/>
        <w:rPr>
          <w:lang w:val="en-IN"/>
        </w:rPr>
      </w:pPr>
      <w:r w:rsidRPr="001247F6">
        <w:rPr>
          <w:lang w:val="en-IN"/>
        </w:rPr>
        <w:t>  header = "true"</w:t>
      </w:r>
    </w:p>
    <w:p w14:paraId="14AA1217" w14:textId="77777777" w:rsidR="001247F6" w:rsidRPr="001247F6" w:rsidRDefault="001247F6" w:rsidP="00F37023">
      <w:pPr>
        <w:pStyle w:val="CodeBlockBPBHEB"/>
        <w:rPr>
          <w:lang w:val="en-IN"/>
        </w:rPr>
      </w:pPr>
      <w:r w:rsidRPr="001247F6">
        <w:rPr>
          <w:lang w:val="en-IN"/>
        </w:rPr>
        <w:t>);</w:t>
      </w:r>
    </w:p>
    <w:p w14:paraId="5B84C615" w14:textId="77777777" w:rsidR="001247F6" w:rsidRPr="001247F6" w:rsidRDefault="001247F6" w:rsidP="00F37023">
      <w:pPr>
        <w:pStyle w:val="CodeBlockBPBHEB"/>
        <w:rPr>
          <w:lang w:val="en-IN"/>
        </w:rPr>
      </w:pPr>
    </w:p>
    <w:p w14:paraId="0FB009A5" w14:textId="77777777" w:rsidR="001247F6" w:rsidRPr="001247F6" w:rsidRDefault="001247F6" w:rsidP="00F37023">
      <w:pPr>
        <w:pStyle w:val="CodeBlockBPBHEB"/>
        <w:rPr>
          <w:lang w:val="en-IN"/>
        </w:rPr>
      </w:pPr>
      <w:r w:rsidRPr="001247F6">
        <w:rPr>
          <w:lang w:val="en-IN"/>
        </w:rPr>
        <w:t>CREATE OR REPLACE TEMP VIEW campaigns AS</w:t>
      </w:r>
    </w:p>
    <w:p w14:paraId="6F6EB5A3" w14:textId="77777777" w:rsidR="001247F6" w:rsidRPr="001247F6" w:rsidRDefault="001247F6" w:rsidP="00F37023">
      <w:pPr>
        <w:pStyle w:val="CodeBlockBPBHEB"/>
        <w:rPr>
          <w:lang w:val="en-IN"/>
        </w:rPr>
      </w:pPr>
      <w:r w:rsidRPr="001247F6">
        <w:rPr>
          <w:lang w:val="en-IN"/>
        </w:rPr>
        <w:t>SELECT * FROM csv.`abfss://raw@stgazdeci.dfs.core.windows.net/campaigns.csv`</w:t>
      </w:r>
    </w:p>
    <w:p w14:paraId="053B1EFC" w14:textId="77777777" w:rsidR="001247F6" w:rsidRPr="001247F6" w:rsidRDefault="001247F6" w:rsidP="00F37023">
      <w:pPr>
        <w:pStyle w:val="CodeBlockBPBHEB"/>
        <w:rPr>
          <w:lang w:val="en-IN"/>
        </w:rPr>
      </w:pPr>
      <w:r w:rsidRPr="001247F6">
        <w:rPr>
          <w:lang w:val="en-IN"/>
        </w:rPr>
        <w:t>WITH (</w:t>
      </w:r>
    </w:p>
    <w:p w14:paraId="48206B42" w14:textId="77777777" w:rsidR="001247F6" w:rsidRPr="001247F6" w:rsidRDefault="001247F6" w:rsidP="00F37023">
      <w:pPr>
        <w:pStyle w:val="CodeBlockBPBHEB"/>
        <w:rPr>
          <w:lang w:val="en-IN"/>
        </w:rPr>
      </w:pPr>
      <w:r w:rsidRPr="001247F6">
        <w:rPr>
          <w:lang w:val="en-IN"/>
        </w:rPr>
        <w:t>  header = "true"</w:t>
      </w:r>
    </w:p>
    <w:p w14:paraId="1EBFA848" w14:textId="77777777" w:rsidR="001247F6" w:rsidRPr="001247F6" w:rsidRDefault="001247F6" w:rsidP="00F37023">
      <w:pPr>
        <w:pStyle w:val="CodeBlockBPBHEB"/>
        <w:rPr>
          <w:lang w:val="en-IN"/>
        </w:rPr>
      </w:pPr>
      <w:r w:rsidRPr="001247F6">
        <w:rPr>
          <w:lang w:val="en-IN"/>
        </w:rPr>
        <w:t>);</w:t>
      </w:r>
    </w:p>
    <w:p w14:paraId="39A79BD0" w14:textId="77777777" w:rsidR="001247F6" w:rsidRPr="001247F6" w:rsidRDefault="001247F6" w:rsidP="00F37023">
      <w:pPr>
        <w:pStyle w:val="CodeBlockBPBHEB"/>
        <w:rPr>
          <w:lang w:val="en-IN"/>
        </w:rPr>
      </w:pPr>
    </w:p>
    <w:p w14:paraId="6E11433E" w14:textId="77777777" w:rsidR="001247F6" w:rsidRPr="001247F6" w:rsidRDefault="001247F6" w:rsidP="00F37023">
      <w:pPr>
        <w:pStyle w:val="CodeBlockBPBHEB"/>
        <w:rPr>
          <w:lang w:val="en-IN"/>
        </w:rPr>
      </w:pPr>
      <w:r w:rsidRPr="001247F6">
        <w:rPr>
          <w:lang w:val="en-IN"/>
        </w:rPr>
        <w:t xml:space="preserve">-- Standardize column names (example: id </w:t>
      </w:r>
      <w:r w:rsidRPr="001247F6">
        <w:rPr>
          <w:rFonts w:ascii="Times New Roman" w:hAnsi="Times New Roman" w:cs="Times New Roman"/>
          <w:lang w:val="en-IN"/>
        </w:rPr>
        <w:t>→</w:t>
      </w:r>
      <w:r w:rsidRPr="001247F6">
        <w:rPr>
          <w:lang w:val="en-IN"/>
        </w:rPr>
        <w:t xml:space="preserve"> user_id, uid </w:t>
      </w:r>
      <w:r w:rsidRPr="001247F6">
        <w:rPr>
          <w:rFonts w:ascii="Times New Roman" w:hAnsi="Times New Roman" w:cs="Times New Roman"/>
          <w:lang w:val="en-IN"/>
        </w:rPr>
        <w:t>→</w:t>
      </w:r>
      <w:r w:rsidRPr="001247F6">
        <w:rPr>
          <w:lang w:val="en-IN"/>
        </w:rPr>
        <w:t xml:space="preserve"> user_id)</w:t>
      </w:r>
    </w:p>
    <w:p w14:paraId="274D82B5" w14:textId="77777777" w:rsidR="001247F6" w:rsidRPr="001247F6" w:rsidRDefault="001247F6" w:rsidP="00F37023">
      <w:pPr>
        <w:pStyle w:val="CodeBlockBPBHEB"/>
        <w:rPr>
          <w:lang w:val="en-IN"/>
        </w:rPr>
      </w:pPr>
      <w:r w:rsidRPr="001247F6">
        <w:rPr>
          <w:lang w:val="en-IN"/>
        </w:rPr>
        <w:t>CREATE OR REPLACE TEMP VIEW users_std AS</w:t>
      </w:r>
    </w:p>
    <w:p w14:paraId="639C23DB" w14:textId="77777777" w:rsidR="001247F6" w:rsidRPr="001247F6" w:rsidRDefault="001247F6" w:rsidP="00F37023">
      <w:pPr>
        <w:pStyle w:val="CodeBlockBPBHEB"/>
        <w:rPr>
          <w:lang w:val="en-IN"/>
        </w:rPr>
      </w:pPr>
      <w:r w:rsidRPr="001247F6">
        <w:rPr>
          <w:lang w:val="en-IN"/>
        </w:rPr>
        <w:t>SELECT id AS user_id, name, email, country</w:t>
      </w:r>
    </w:p>
    <w:p w14:paraId="78187B0C" w14:textId="77777777" w:rsidR="001247F6" w:rsidRPr="001247F6" w:rsidRDefault="001247F6" w:rsidP="00F37023">
      <w:pPr>
        <w:pStyle w:val="CodeBlockBPBHEB"/>
        <w:rPr>
          <w:lang w:val="en-IN"/>
        </w:rPr>
      </w:pPr>
      <w:r w:rsidRPr="001247F6">
        <w:rPr>
          <w:lang w:val="en-IN"/>
        </w:rPr>
        <w:t>FROM users;</w:t>
      </w:r>
    </w:p>
    <w:p w14:paraId="5E356A2D" w14:textId="77777777" w:rsidR="001247F6" w:rsidRPr="001247F6" w:rsidRDefault="001247F6" w:rsidP="00F37023">
      <w:pPr>
        <w:pStyle w:val="CodeBlockBPBHEB"/>
        <w:rPr>
          <w:lang w:val="en-IN"/>
        </w:rPr>
      </w:pPr>
    </w:p>
    <w:p w14:paraId="42373310" w14:textId="77777777" w:rsidR="001247F6" w:rsidRPr="001247F6" w:rsidRDefault="001247F6" w:rsidP="00F37023">
      <w:pPr>
        <w:pStyle w:val="CodeBlockBPBHEB"/>
        <w:rPr>
          <w:lang w:val="en-IN"/>
        </w:rPr>
      </w:pPr>
      <w:r w:rsidRPr="001247F6">
        <w:rPr>
          <w:lang w:val="en-IN"/>
        </w:rPr>
        <w:t>CREATE OR REPLACE TEMP VIEW transactions_std AS</w:t>
      </w:r>
    </w:p>
    <w:p w14:paraId="5AAECA2C" w14:textId="77777777" w:rsidR="001247F6" w:rsidRPr="001247F6" w:rsidRDefault="001247F6" w:rsidP="00F37023">
      <w:pPr>
        <w:pStyle w:val="CodeBlockBPBHEB"/>
        <w:rPr>
          <w:lang w:val="en-IN"/>
        </w:rPr>
      </w:pPr>
      <w:r w:rsidRPr="001247F6">
        <w:rPr>
          <w:lang w:val="en-IN"/>
        </w:rPr>
        <w:t>SELECT uid AS user_id, txn_id, amount, campaign_id</w:t>
      </w:r>
    </w:p>
    <w:p w14:paraId="7E8EE042" w14:textId="77777777" w:rsidR="001247F6" w:rsidRPr="001247F6" w:rsidRDefault="001247F6" w:rsidP="00F37023">
      <w:pPr>
        <w:pStyle w:val="CodeBlockBPBHEB"/>
        <w:rPr>
          <w:lang w:val="en-IN"/>
        </w:rPr>
      </w:pPr>
      <w:r w:rsidRPr="001247F6">
        <w:rPr>
          <w:lang w:val="en-IN"/>
        </w:rPr>
        <w:t>FROM transactions;</w:t>
      </w:r>
    </w:p>
    <w:p w14:paraId="4A3E41DB" w14:textId="77777777" w:rsidR="001247F6" w:rsidRPr="001247F6" w:rsidRDefault="001247F6" w:rsidP="00F37023">
      <w:pPr>
        <w:pStyle w:val="CodeBlockBPBHEB"/>
        <w:rPr>
          <w:lang w:val="en-IN"/>
        </w:rPr>
      </w:pPr>
    </w:p>
    <w:p w14:paraId="51714E64" w14:textId="77777777" w:rsidR="001247F6" w:rsidRPr="001247F6" w:rsidRDefault="001247F6" w:rsidP="00F37023">
      <w:pPr>
        <w:pStyle w:val="CodeBlockBPBHEB"/>
        <w:rPr>
          <w:lang w:val="en-IN"/>
        </w:rPr>
      </w:pPr>
      <w:r w:rsidRPr="001247F6">
        <w:rPr>
          <w:lang w:val="en-IN"/>
        </w:rPr>
        <w:t>-- Inner join: Users with transactions</w:t>
      </w:r>
    </w:p>
    <w:p w14:paraId="02D93862" w14:textId="77777777" w:rsidR="001247F6" w:rsidRPr="001247F6" w:rsidRDefault="001247F6" w:rsidP="00F37023">
      <w:pPr>
        <w:pStyle w:val="CodeBlockBPBHEB"/>
        <w:rPr>
          <w:lang w:val="en-IN"/>
        </w:rPr>
      </w:pPr>
      <w:r w:rsidRPr="001247F6">
        <w:rPr>
          <w:lang w:val="en-IN"/>
        </w:rPr>
        <w:t>CREATE OR REPLACE TEMP VIEW user_txn AS</w:t>
      </w:r>
    </w:p>
    <w:p w14:paraId="6254CA36" w14:textId="77777777" w:rsidR="001247F6" w:rsidRPr="001247F6" w:rsidRDefault="001247F6" w:rsidP="00F37023">
      <w:pPr>
        <w:pStyle w:val="CodeBlockBPBHEB"/>
        <w:rPr>
          <w:lang w:val="en-IN"/>
        </w:rPr>
      </w:pPr>
      <w:r w:rsidRPr="001247F6">
        <w:rPr>
          <w:lang w:val="en-IN"/>
        </w:rPr>
        <w:t>SELECT u.user_id, u.name, u.email, u.country,</w:t>
      </w:r>
    </w:p>
    <w:p w14:paraId="69DE65D0" w14:textId="77777777" w:rsidR="001247F6" w:rsidRPr="001247F6" w:rsidRDefault="001247F6" w:rsidP="00F37023">
      <w:pPr>
        <w:pStyle w:val="CodeBlockBPBHEB"/>
        <w:rPr>
          <w:lang w:val="en-IN"/>
        </w:rPr>
      </w:pPr>
      <w:r w:rsidRPr="001247F6">
        <w:rPr>
          <w:lang w:val="en-IN"/>
        </w:rPr>
        <w:t>       t.txn_id, t.amount, t.campaign_id</w:t>
      </w:r>
    </w:p>
    <w:p w14:paraId="13F4D87F" w14:textId="77777777" w:rsidR="001247F6" w:rsidRPr="001247F6" w:rsidRDefault="001247F6" w:rsidP="00F37023">
      <w:pPr>
        <w:pStyle w:val="CodeBlockBPBHEB"/>
        <w:rPr>
          <w:lang w:val="en-IN"/>
        </w:rPr>
      </w:pPr>
      <w:r w:rsidRPr="001247F6">
        <w:rPr>
          <w:lang w:val="en-IN"/>
        </w:rPr>
        <w:t>FROM users_std u</w:t>
      </w:r>
    </w:p>
    <w:p w14:paraId="3322443F" w14:textId="77777777" w:rsidR="001247F6" w:rsidRPr="001247F6" w:rsidRDefault="001247F6" w:rsidP="00F37023">
      <w:pPr>
        <w:pStyle w:val="CodeBlockBPBHEB"/>
        <w:rPr>
          <w:lang w:val="en-IN"/>
        </w:rPr>
      </w:pPr>
      <w:r w:rsidRPr="001247F6">
        <w:rPr>
          <w:lang w:val="en-IN"/>
        </w:rPr>
        <w:t>INNER JOIN transactions_std t</w:t>
      </w:r>
    </w:p>
    <w:p w14:paraId="44A102FF" w14:textId="77777777" w:rsidR="001247F6" w:rsidRPr="001247F6" w:rsidRDefault="001247F6" w:rsidP="00F37023">
      <w:pPr>
        <w:pStyle w:val="CodeBlockBPBHEB"/>
        <w:rPr>
          <w:lang w:val="en-IN"/>
        </w:rPr>
      </w:pPr>
      <w:r w:rsidRPr="001247F6">
        <w:rPr>
          <w:lang w:val="en-IN"/>
        </w:rPr>
        <w:t>ON u.user_id = t.user_id;</w:t>
      </w:r>
    </w:p>
    <w:p w14:paraId="6FFCCFDE" w14:textId="77777777" w:rsidR="001247F6" w:rsidRPr="001247F6" w:rsidRDefault="001247F6" w:rsidP="00F37023">
      <w:pPr>
        <w:pStyle w:val="CodeBlockBPBHEB"/>
        <w:rPr>
          <w:lang w:val="en-IN"/>
        </w:rPr>
      </w:pPr>
    </w:p>
    <w:p w14:paraId="50BF72AE" w14:textId="77777777" w:rsidR="001247F6" w:rsidRPr="001247F6" w:rsidRDefault="001247F6" w:rsidP="00F37023">
      <w:pPr>
        <w:pStyle w:val="CodeBlockBPBHEB"/>
        <w:rPr>
          <w:lang w:val="en-IN"/>
        </w:rPr>
      </w:pPr>
      <w:r w:rsidRPr="001247F6">
        <w:rPr>
          <w:lang w:val="en-IN"/>
        </w:rPr>
        <w:t>-- Left join: Enrich with campaign metadata</w:t>
      </w:r>
    </w:p>
    <w:p w14:paraId="5B9F60F0" w14:textId="77777777" w:rsidR="001247F6" w:rsidRPr="001247F6" w:rsidRDefault="001247F6" w:rsidP="00F37023">
      <w:pPr>
        <w:pStyle w:val="CodeBlockBPBHEB"/>
        <w:rPr>
          <w:lang w:val="en-IN"/>
        </w:rPr>
      </w:pPr>
      <w:r w:rsidRPr="001247F6">
        <w:rPr>
          <w:lang w:val="en-IN"/>
        </w:rPr>
        <w:t>CREATE OR REPLACE TABLE silver_enriched_users_data</w:t>
      </w:r>
    </w:p>
    <w:p w14:paraId="0C56CE54" w14:textId="77777777" w:rsidR="001247F6" w:rsidRPr="001247F6" w:rsidRDefault="001247F6" w:rsidP="00F37023">
      <w:pPr>
        <w:pStyle w:val="CodeBlockBPBHEB"/>
        <w:rPr>
          <w:lang w:val="en-IN"/>
        </w:rPr>
      </w:pPr>
      <w:r w:rsidRPr="001247F6">
        <w:rPr>
          <w:lang w:val="en-IN"/>
        </w:rPr>
        <w:t>USING delta</w:t>
      </w:r>
    </w:p>
    <w:p w14:paraId="793618A5" w14:textId="77777777" w:rsidR="001247F6" w:rsidRPr="001247F6" w:rsidRDefault="001247F6" w:rsidP="00F37023">
      <w:pPr>
        <w:pStyle w:val="CodeBlockBPBHEB"/>
        <w:rPr>
          <w:lang w:val="en-IN"/>
        </w:rPr>
      </w:pPr>
      <w:r w:rsidRPr="001247F6">
        <w:rPr>
          <w:lang w:val="en-IN"/>
        </w:rPr>
        <w:t>AS</w:t>
      </w:r>
    </w:p>
    <w:p w14:paraId="2B5C719F" w14:textId="77777777" w:rsidR="001247F6" w:rsidRPr="001247F6" w:rsidRDefault="001247F6" w:rsidP="00F37023">
      <w:pPr>
        <w:pStyle w:val="CodeBlockBPBHEB"/>
        <w:rPr>
          <w:lang w:val="en-IN"/>
        </w:rPr>
      </w:pPr>
      <w:r w:rsidRPr="001247F6">
        <w:rPr>
          <w:lang w:val="en-IN"/>
        </w:rPr>
        <w:t>SELECT ut.*, c.campaign_name, c.start_date, c.end_date</w:t>
      </w:r>
    </w:p>
    <w:p w14:paraId="147FA806" w14:textId="77777777" w:rsidR="001247F6" w:rsidRPr="001247F6" w:rsidRDefault="001247F6" w:rsidP="00F37023">
      <w:pPr>
        <w:pStyle w:val="CodeBlockBPBHEB"/>
        <w:rPr>
          <w:lang w:val="en-IN"/>
        </w:rPr>
      </w:pPr>
      <w:r w:rsidRPr="001247F6">
        <w:rPr>
          <w:lang w:val="en-IN"/>
        </w:rPr>
        <w:t>FROM user_txn ut</w:t>
      </w:r>
    </w:p>
    <w:p w14:paraId="005D97B2" w14:textId="77777777" w:rsidR="001247F6" w:rsidRPr="001247F6" w:rsidRDefault="001247F6" w:rsidP="00F37023">
      <w:pPr>
        <w:pStyle w:val="CodeBlockBPBHEB"/>
        <w:rPr>
          <w:lang w:val="en-IN"/>
        </w:rPr>
      </w:pPr>
      <w:r w:rsidRPr="001247F6">
        <w:rPr>
          <w:lang w:val="en-IN"/>
        </w:rPr>
        <w:t>LEFT JOIN campaigns c</w:t>
      </w:r>
    </w:p>
    <w:p w14:paraId="21912CE8" w14:textId="77777777" w:rsidR="001247F6" w:rsidRPr="001247F6" w:rsidRDefault="001247F6" w:rsidP="00F37023">
      <w:pPr>
        <w:pStyle w:val="CodeBlockBPBHEB"/>
        <w:rPr>
          <w:lang w:val="en-IN"/>
        </w:rPr>
      </w:pPr>
      <w:r w:rsidRPr="001247F6">
        <w:rPr>
          <w:lang w:val="en-IN"/>
        </w:rPr>
        <w:t>ON ut.campaign_id = c.campaign_id;</w:t>
      </w:r>
    </w:p>
    <w:p w14:paraId="59747E52" w14:textId="77777777" w:rsidR="001247F6" w:rsidRPr="001247F6" w:rsidRDefault="001247F6" w:rsidP="00F37023">
      <w:pPr>
        <w:pStyle w:val="CodeBlockBPBHEB"/>
        <w:rPr>
          <w:lang w:val="en-IN"/>
        </w:rPr>
      </w:pPr>
    </w:p>
    <w:p w14:paraId="651F074C" w14:textId="6FB6052D" w:rsidR="001247F6" w:rsidRPr="001247F6" w:rsidRDefault="001247F6" w:rsidP="00F37023">
      <w:pPr>
        <w:pStyle w:val="CodeBlockBPBHEB"/>
        <w:rPr>
          <w:lang w:val="en-IN"/>
        </w:rPr>
      </w:pPr>
      <w:r w:rsidRPr="001247F6">
        <w:rPr>
          <w:lang w:val="en-IN"/>
        </w:rPr>
        <w:t>-- Select enriched_user</w:t>
      </w:r>
      <w:r>
        <w:rPr>
          <w:lang w:val="en-IN"/>
        </w:rPr>
        <w:t>s</w:t>
      </w:r>
      <w:r w:rsidRPr="001247F6">
        <w:rPr>
          <w:lang w:val="en-IN"/>
        </w:rPr>
        <w:t>_data</w:t>
      </w:r>
    </w:p>
    <w:p w14:paraId="16A0A5FD" w14:textId="39E3B57B" w:rsidR="001247F6" w:rsidRPr="001247F6" w:rsidRDefault="001247F6" w:rsidP="00F37023">
      <w:pPr>
        <w:pStyle w:val="CodeBlockBPBHEB"/>
        <w:rPr>
          <w:lang w:val="en-IN"/>
        </w:rPr>
      </w:pPr>
      <w:r w:rsidRPr="001247F6">
        <w:rPr>
          <w:lang w:val="en-IN"/>
        </w:rPr>
        <w:t>SELECT * FROM silver_enriched_users_data</w:t>
      </w:r>
    </w:p>
    <w:p w14:paraId="3548B295" w14:textId="77777777" w:rsidR="00510653" w:rsidRDefault="00510653" w:rsidP="00496A63">
      <w:pPr>
        <w:pStyle w:val="NormalBPBHEB"/>
      </w:pPr>
      <w:bookmarkStart w:id="49" w:name="_Hlk205809091"/>
    </w:p>
    <w:p w14:paraId="636E65D0" w14:textId="3444FF6B" w:rsidR="005950D2" w:rsidRPr="005A7F1B" w:rsidRDefault="004268E4" w:rsidP="00F37023">
      <w:pPr>
        <w:pStyle w:val="Heading1BPBHEB"/>
        <w:jc w:val="both"/>
      </w:pPr>
      <w:r w:rsidRPr="004268E4">
        <w:t xml:space="preserve">Aggregating </w:t>
      </w:r>
      <w:r w:rsidR="00F37023">
        <w:t>d</w:t>
      </w:r>
      <w:r w:rsidRPr="004268E4">
        <w:t>ata with GroupBy in Azure Databricks</w:t>
      </w:r>
    </w:p>
    <w:bookmarkEnd w:id="49"/>
    <w:p w14:paraId="2492280F" w14:textId="6188D2BC" w:rsidR="008D28A1" w:rsidRPr="00C332DC" w:rsidRDefault="004268E4" w:rsidP="00F37023">
      <w:pPr>
        <w:pStyle w:val="NormalBPBHEB"/>
      </w:pPr>
      <w:r w:rsidRPr="00C332DC">
        <w:t xml:space="preserve">In real-world analytics, raw joined data is not enough. Business teams need </w:t>
      </w:r>
      <w:r w:rsidRPr="00C332DC">
        <w:rPr>
          <w:b/>
          <w:bCs/>
        </w:rPr>
        <w:t>summarized insights</w:t>
      </w:r>
      <w:r w:rsidRPr="00C332DC">
        <w:t xml:space="preserve"> such as revenue per campaign, number of users reached, or average transaction value.</w:t>
      </w:r>
    </w:p>
    <w:p w14:paraId="216FD119" w14:textId="1F8DF8E5" w:rsidR="004268E4" w:rsidRPr="00C332DC" w:rsidRDefault="004268E4" w:rsidP="00F37023">
      <w:pPr>
        <w:pStyle w:val="NormalBPBHEB"/>
      </w:pPr>
      <w:r w:rsidRPr="00C332DC">
        <w:t>Aggregation helps condense millions of rows into meaningful metrics that drive decision-making.</w:t>
      </w:r>
    </w:p>
    <w:p w14:paraId="59B564BA" w14:textId="77777777" w:rsidR="004268E4" w:rsidRDefault="004268E4" w:rsidP="00F37023">
      <w:pPr>
        <w:pStyle w:val="NormalBPBHEB"/>
      </w:pPr>
      <w:r w:rsidRPr="00C332DC">
        <w:t xml:space="preserve">PySpark in Databricks provides the groupBy() method and SQL GROUP BY clause to compute metrics like </w:t>
      </w:r>
      <w:r w:rsidRPr="00C332DC">
        <w:rPr>
          <w:b/>
          <w:bCs/>
        </w:rPr>
        <w:t>SUM</w:t>
      </w:r>
      <w:r w:rsidRPr="00C332DC">
        <w:t xml:space="preserve">, </w:t>
      </w:r>
      <w:r w:rsidRPr="00C332DC">
        <w:rPr>
          <w:b/>
          <w:bCs/>
        </w:rPr>
        <w:t>AVG</w:t>
      </w:r>
      <w:r w:rsidRPr="00C332DC">
        <w:t xml:space="preserve">, </w:t>
      </w:r>
      <w:r w:rsidRPr="00C332DC">
        <w:rPr>
          <w:b/>
          <w:bCs/>
        </w:rPr>
        <w:t>COUNT</w:t>
      </w:r>
      <w:r w:rsidRPr="00C332DC">
        <w:t xml:space="preserve">, </w:t>
      </w:r>
      <w:r w:rsidRPr="00C332DC">
        <w:rPr>
          <w:b/>
          <w:bCs/>
        </w:rPr>
        <w:t>MAX</w:t>
      </w:r>
      <w:r w:rsidRPr="00C332DC">
        <w:t xml:space="preserve">, and </w:t>
      </w:r>
      <w:r w:rsidRPr="00C332DC">
        <w:rPr>
          <w:b/>
          <w:bCs/>
        </w:rPr>
        <w:t>MIN</w:t>
      </w:r>
      <w:r w:rsidRPr="00C332DC">
        <w:t xml:space="preserve"> efficiently on distributed data.</w:t>
      </w:r>
    </w:p>
    <w:p w14:paraId="321192E2" w14:textId="77777777" w:rsidR="008D28A1" w:rsidRPr="00C332DC" w:rsidRDefault="008D28A1" w:rsidP="008D28A1">
      <w:pPr>
        <w:pStyle w:val="NormalBPBHEB"/>
      </w:pPr>
    </w:p>
    <w:p w14:paraId="402D404C" w14:textId="758B17DC" w:rsidR="00ED33C0" w:rsidRPr="00ED33C0" w:rsidRDefault="00ED33C0" w:rsidP="00C332DC">
      <w:pPr>
        <w:pStyle w:val="Heading2BPBHEB"/>
      </w:pPr>
      <w:r w:rsidRPr="005B1822">
        <w:t>Recipe:</w:t>
      </w:r>
      <w:r w:rsidRPr="005B1822">
        <w:rPr>
          <w:rFonts w:eastAsiaTheme="minorHAnsi" w:cstheme="minorBidi"/>
        </w:rPr>
        <w:t xml:space="preserve"> </w:t>
      </w:r>
      <w:r w:rsidRPr="00ED33C0">
        <w:t xml:space="preserve">Aggregating </w:t>
      </w:r>
      <w:r w:rsidR="00F37023">
        <w:t>d</w:t>
      </w:r>
      <w:r w:rsidRPr="00ED33C0">
        <w:t>ata with GroupBy</w:t>
      </w:r>
    </w:p>
    <w:p w14:paraId="1EE619B3" w14:textId="0E089B63" w:rsidR="004268E4" w:rsidRDefault="004268E4" w:rsidP="008D28A1">
      <w:pPr>
        <w:pStyle w:val="NormalBPBHEB"/>
      </w:pPr>
      <w:r w:rsidRPr="00C332DC">
        <w:lastRenderedPageBreak/>
        <w:t>In this recipe, we will continue with the enriched dataset created earlier (Users + Transactions + Campaigns) and generate campaign performance metrics.</w:t>
      </w:r>
      <w:r w:rsidR="00F37023">
        <w:t xml:space="preserve"> A step-by-step is as follows:</w:t>
      </w:r>
    </w:p>
    <w:p w14:paraId="312E7EA2" w14:textId="418DC96B" w:rsidR="004268E4" w:rsidRPr="009851CE" w:rsidRDefault="004268E4">
      <w:pPr>
        <w:pStyle w:val="NormalBPBHEB"/>
        <w:numPr>
          <w:ilvl w:val="0"/>
          <w:numId w:val="19"/>
        </w:numPr>
        <w:rPr>
          <w:b/>
          <w:bCs/>
        </w:rPr>
      </w:pPr>
      <w:r w:rsidRPr="008D28A1">
        <w:rPr>
          <w:b/>
          <w:bCs/>
        </w:rPr>
        <w:t xml:space="preserve">Load </w:t>
      </w:r>
      <w:r w:rsidR="00F37023" w:rsidRPr="008D28A1">
        <w:rPr>
          <w:b/>
          <w:bCs/>
        </w:rPr>
        <w:t>enriched dataset</w:t>
      </w:r>
      <w:r w:rsidR="00F37023">
        <w:rPr>
          <w:b/>
          <w:bCs/>
        </w:rPr>
        <w:t>:</w:t>
      </w:r>
      <w:r w:rsidR="00F37023">
        <w:t xml:space="preserve"> </w:t>
      </w:r>
      <w:r w:rsidRPr="008D28A1">
        <w:t>The enriched dataset from the previous recipe is stored in the Silver Layer as a Delta table.</w:t>
      </w:r>
      <w:r w:rsidR="00F37023">
        <w:t xml:space="preserve"> For l</w:t>
      </w:r>
      <w:r w:rsidR="00F37023" w:rsidRPr="00F37023">
        <w:t>oading the enriched dataset</w:t>
      </w:r>
      <w:r w:rsidR="00F37023">
        <w:t>:</w:t>
      </w:r>
    </w:p>
    <w:p w14:paraId="23B7E54F" w14:textId="77777777" w:rsidR="006E7A70" w:rsidRPr="006E7A70" w:rsidRDefault="006E7A70" w:rsidP="009851CE">
      <w:pPr>
        <w:pStyle w:val="CodeBlockBPBHEB"/>
        <w:ind w:left="720"/>
        <w:rPr>
          <w:lang w:val="en-IN"/>
        </w:rPr>
      </w:pPr>
      <w:r w:rsidRPr="006E7A70">
        <w:rPr>
          <w:lang w:val="en-IN"/>
        </w:rPr>
        <w:t># Load enriched dataset</w:t>
      </w:r>
    </w:p>
    <w:p w14:paraId="60E4D5D9" w14:textId="77777777" w:rsidR="006E7A70" w:rsidRPr="00FE3261" w:rsidRDefault="006E7A70" w:rsidP="009851CE">
      <w:pPr>
        <w:pStyle w:val="CodeBlockBPBHEB"/>
        <w:ind w:left="720"/>
        <w:rPr>
          <w:lang w:val="da-DK"/>
          <w:rPrChange w:id="50" w:author="Dr. Magesh Kasthuri" w:date="2026-05-26T21:58:00Z" w16du:dateUtc="2026-05-26T16:28:00Z">
            <w:rPr>
              <w:lang w:val="en-IN"/>
            </w:rPr>
          </w:rPrChange>
        </w:rPr>
      </w:pPr>
      <w:r w:rsidRPr="00FE3261">
        <w:rPr>
          <w:lang w:val="da-DK"/>
          <w:rPrChange w:id="51" w:author="Dr. Magesh Kasthuri" w:date="2026-05-26T21:58:00Z" w16du:dateUtc="2026-05-26T16:28:00Z">
            <w:rPr>
              <w:lang w:val="en-IN"/>
            </w:rPr>
          </w:rPrChange>
        </w:rPr>
        <w:t>df_enriched = spark.read.format("delta") \</w:t>
      </w:r>
    </w:p>
    <w:p w14:paraId="45ECD0FB" w14:textId="77777777" w:rsidR="006E7A70" w:rsidRPr="00FE3261" w:rsidRDefault="006E7A70" w:rsidP="009851CE">
      <w:pPr>
        <w:pStyle w:val="CodeBlockBPBHEB"/>
        <w:ind w:left="720"/>
        <w:rPr>
          <w:lang w:val="da-DK"/>
          <w:rPrChange w:id="52" w:author="Dr. Magesh Kasthuri" w:date="2026-05-26T21:58:00Z" w16du:dateUtc="2026-05-26T16:28:00Z">
            <w:rPr>
              <w:lang w:val="en-IN"/>
            </w:rPr>
          </w:rPrChange>
        </w:rPr>
      </w:pPr>
      <w:r w:rsidRPr="00FE3261">
        <w:rPr>
          <w:lang w:val="da-DK"/>
          <w:rPrChange w:id="53" w:author="Dr. Magesh Kasthuri" w:date="2026-05-26T21:58:00Z" w16du:dateUtc="2026-05-26T16:28:00Z">
            <w:rPr>
              <w:lang w:val="en-IN"/>
            </w:rPr>
          </w:rPrChange>
        </w:rPr>
        <w:t>    .load("abfss://silver@stgazdeci.dfs.core.windows.net/enriched_users_data")</w:t>
      </w:r>
    </w:p>
    <w:p w14:paraId="2919FD49" w14:textId="77777777" w:rsidR="006E7A70" w:rsidRPr="00FE3261" w:rsidRDefault="006E7A70" w:rsidP="009851CE">
      <w:pPr>
        <w:pStyle w:val="CodeBlockBPBHEB"/>
        <w:ind w:left="720"/>
        <w:rPr>
          <w:lang w:val="da-DK"/>
          <w:rPrChange w:id="54" w:author="Dr. Magesh Kasthuri" w:date="2026-05-26T21:58:00Z" w16du:dateUtc="2026-05-26T16:28:00Z">
            <w:rPr>
              <w:lang w:val="en-IN"/>
            </w:rPr>
          </w:rPrChange>
        </w:rPr>
      </w:pPr>
    </w:p>
    <w:p w14:paraId="111BE2F4" w14:textId="54CEB56E" w:rsidR="006E7A70" w:rsidRPr="006E7A70" w:rsidRDefault="006E7A70" w:rsidP="009851CE">
      <w:pPr>
        <w:pStyle w:val="CodeBlockBPBHEB"/>
        <w:ind w:left="720"/>
        <w:rPr>
          <w:lang w:val="en-IN"/>
        </w:rPr>
      </w:pPr>
      <w:r w:rsidRPr="006E7A70">
        <w:rPr>
          <w:lang w:val="en-IN"/>
        </w:rPr>
        <w:t>df_enriched.display()</w:t>
      </w:r>
    </w:p>
    <w:p w14:paraId="71A1E8B4" w14:textId="030BD2C9" w:rsidR="004268E4" w:rsidRDefault="004268E4" w:rsidP="007B2237">
      <w:pPr>
        <w:pStyle w:val="NormalBPBHEB"/>
        <w:ind w:firstLine="720"/>
      </w:pPr>
      <w:r>
        <w:t xml:space="preserve">Example </w:t>
      </w:r>
      <w:r w:rsidR="00F37023">
        <w:t>s</w:t>
      </w:r>
      <w:r>
        <w:t>chema:</w:t>
      </w:r>
    </w:p>
    <w:p w14:paraId="05317EF3" w14:textId="28D2EBA9" w:rsidR="004268E4" w:rsidRPr="004268E4" w:rsidRDefault="004268E4" w:rsidP="00F37023">
      <w:pPr>
        <w:pStyle w:val="CodeBlockBPBHEB"/>
        <w:ind w:left="720"/>
      </w:pPr>
      <w:r w:rsidRPr="004268E4">
        <w:t>| user_id | name | age | region | txn_id | amount | campaign_id | campaign_name |</w:t>
      </w:r>
    </w:p>
    <w:p w14:paraId="6FE79C7A" w14:textId="77777777" w:rsidR="004268E4" w:rsidRPr="004268E4" w:rsidRDefault="004268E4" w:rsidP="00F37023">
      <w:pPr>
        <w:pStyle w:val="NormalBPBHEB"/>
        <w:ind w:left="720"/>
        <w:rPr>
          <w:lang w:val="en-IN"/>
        </w:rPr>
      </w:pPr>
    </w:p>
    <w:p w14:paraId="7B648F63" w14:textId="1302B70B" w:rsidR="006E7A70" w:rsidRPr="00F37023" w:rsidRDefault="004268E4">
      <w:pPr>
        <w:pStyle w:val="NormalBPBHEB"/>
        <w:numPr>
          <w:ilvl w:val="0"/>
          <w:numId w:val="19"/>
        </w:numPr>
      </w:pPr>
      <w:r w:rsidRPr="00DF5BAA">
        <w:rPr>
          <w:b/>
          <w:bCs/>
        </w:rPr>
        <w:t xml:space="preserve">Group and </w:t>
      </w:r>
      <w:r w:rsidR="00F37023">
        <w:rPr>
          <w:b/>
          <w:bCs/>
        </w:rPr>
        <w:t>a</w:t>
      </w:r>
      <w:r w:rsidRPr="00DF5BAA">
        <w:rPr>
          <w:b/>
          <w:bCs/>
        </w:rPr>
        <w:t>ggregate</w:t>
      </w:r>
      <w:r w:rsidR="00DF5BAA">
        <w:rPr>
          <w:b/>
          <w:bCs/>
        </w:rPr>
        <w:t>:</w:t>
      </w:r>
      <w:r w:rsidR="00DF5BAA">
        <w:t xml:space="preserve"> </w:t>
      </w:r>
      <w:r w:rsidRPr="00F37023">
        <w:t>Aggregate the dataset to calculate campaign performance metrics.</w:t>
      </w:r>
      <w:r w:rsidR="007B2237" w:rsidRPr="00F37023">
        <w:t xml:space="preserve"> Use GroupBy and aggregation functions to calculate key campaign performance metrics</w:t>
      </w:r>
      <w:r w:rsidR="00F37023">
        <w:t>:</w:t>
      </w:r>
    </w:p>
    <w:p w14:paraId="67AC0FAA" w14:textId="77777777" w:rsidR="006E7A70" w:rsidRPr="009851CE" w:rsidRDefault="006E7A70" w:rsidP="009851CE">
      <w:pPr>
        <w:pStyle w:val="CodeBlockBPBHEB"/>
        <w:ind w:left="720"/>
      </w:pPr>
      <w:r w:rsidRPr="009851CE">
        <w:t>from pyspark.sql.functions import sum, avg, countDistinct, max, min</w:t>
      </w:r>
    </w:p>
    <w:p w14:paraId="4EE1E23F" w14:textId="77777777" w:rsidR="006E7A70" w:rsidRPr="009851CE" w:rsidRDefault="006E7A70" w:rsidP="009851CE">
      <w:pPr>
        <w:pStyle w:val="CodeBlockBPBHEB"/>
        <w:ind w:left="720"/>
      </w:pPr>
    </w:p>
    <w:p w14:paraId="4AB15D88" w14:textId="77777777" w:rsidR="006E7A70" w:rsidRPr="009851CE" w:rsidRDefault="006E7A70" w:rsidP="009851CE">
      <w:pPr>
        <w:pStyle w:val="CodeBlockBPBHEB"/>
        <w:ind w:left="720"/>
      </w:pPr>
      <w:r w:rsidRPr="009851CE">
        <w:t>campaign_metrics = (df_enriched</w:t>
      </w:r>
    </w:p>
    <w:p w14:paraId="115E11A9" w14:textId="77777777" w:rsidR="006E7A70" w:rsidRPr="009851CE" w:rsidRDefault="006E7A70" w:rsidP="009851CE">
      <w:pPr>
        <w:pStyle w:val="CodeBlockBPBHEB"/>
        <w:ind w:left="720"/>
      </w:pPr>
      <w:r w:rsidRPr="009851CE">
        <w:t>    .groupBy("campaign_id", "campaign_name")</w:t>
      </w:r>
    </w:p>
    <w:p w14:paraId="60D83F68" w14:textId="77777777" w:rsidR="006E7A70" w:rsidRPr="009851CE" w:rsidRDefault="006E7A70" w:rsidP="009851CE">
      <w:pPr>
        <w:pStyle w:val="CodeBlockBPBHEB"/>
        <w:ind w:left="720"/>
      </w:pPr>
      <w:r w:rsidRPr="009851CE">
        <w:t>    .agg(</w:t>
      </w:r>
    </w:p>
    <w:p w14:paraId="63056FC4" w14:textId="77777777" w:rsidR="006E7A70" w:rsidRPr="009851CE" w:rsidRDefault="006E7A70" w:rsidP="009851CE">
      <w:pPr>
        <w:pStyle w:val="CodeBlockBPBHEB"/>
        <w:ind w:left="720"/>
      </w:pPr>
      <w:r w:rsidRPr="009851CE">
        <w:t>        countDistinct("user_id").alias("UniqueUsers"),</w:t>
      </w:r>
    </w:p>
    <w:p w14:paraId="629D9D20" w14:textId="77777777" w:rsidR="006E7A70" w:rsidRPr="009851CE" w:rsidRDefault="006E7A70" w:rsidP="009851CE">
      <w:pPr>
        <w:pStyle w:val="CodeBlockBPBHEB"/>
        <w:ind w:left="720"/>
      </w:pPr>
      <w:r w:rsidRPr="009851CE">
        <w:t>        countDistinct("txn_id").alias("TotalTransactions"),</w:t>
      </w:r>
    </w:p>
    <w:p w14:paraId="53A1B62E" w14:textId="77777777" w:rsidR="006E7A70" w:rsidRPr="009851CE" w:rsidRDefault="006E7A70" w:rsidP="009851CE">
      <w:pPr>
        <w:pStyle w:val="CodeBlockBPBHEB"/>
        <w:ind w:left="720"/>
      </w:pPr>
      <w:r w:rsidRPr="009851CE">
        <w:t>        sum("amount").alias("TotalRevenue"),</w:t>
      </w:r>
    </w:p>
    <w:p w14:paraId="7DD6EF94" w14:textId="77777777" w:rsidR="006E7A70" w:rsidRPr="009851CE" w:rsidRDefault="006E7A70" w:rsidP="009851CE">
      <w:pPr>
        <w:pStyle w:val="CodeBlockBPBHEB"/>
        <w:ind w:left="720"/>
      </w:pPr>
      <w:r w:rsidRPr="009851CE">
        <w:t>        avg("amount").alias("AvgTransaction"),</w:t>
      </w:r>
    </w:p>
    <w:p w14:paraId="39B1FE0C" w14:textId="77777777" w:rsidR="006E7A70" w:rsidRPr="009851CE" w:rsidRDefault="006E7A70" w:rsidP="009851CE">
      <w:pPr>
        <w:pStyle w:val="CodeBlockBPBHEB"/>
        <w:ind w:left="720"/>
      </w:pPr>
      <w:r w:rsidRPr="009851CE">
        <w:t>        max("amount").alias("MaxTransaction"),</w:t>
      </w:r>
    </w:p>
    <w:p w14:paraId="7C6BE0CE" w14:textId="77777777" w:rsidR="006E7A70" w:rsidRPr="009851CE" w:rsidRDefault="006E7A70" w:rsidP="009851CE">
      <w:pPr>
        <w:pStyle w:val="CodeBlockBPBHEB"/>
        <w:ind w:left="720"/>
      </w:pPr>
      <w:r w:rsidRPr="009851CE">
        <w:t>        min("amount").alias("MinTransaction")</w:t>
      </w:r>
    </w:p>
    <w:p w14:paraId="6610ED3A" w14:textId="1DEC6DBE" w:rsidR="006E7A70" w:rsidRPr="009851CE" w:rsidRDefault="006E7A70" w:rsidP="009851CE">
      <w:pPr>
        <w:pStyle w:val="CodeBlockBPBHEB"/>
        <w:ind w:left="720"/>
      </w:pPr>
      <w:r w:rsidRPr="009851CE">
        <w:t>    ))</w:t>
      </w:r>
    </w:p>
    <w:p w14:paraId="2E3979F3" w14:textId="77777777" w:rsidR="004268E4" w:rsidRDefault="004268E4" w:rsidP="004268E4">
      <w:pPr>
        <w:pStyle w:val="NormalBPBHEB"/>
      </w:pPr>
    </w:p>
    <w:p w14:paraId="6E083571" w14:textId="56073FD3" w:rsidR="004268E4" w:rsidRDefault="004268E4">
      <w:pPr>
        <w:pStyle w:val="NormalBPBHEB"/>
        <w:numPr>
          <w:ilvl w:val="0"/>
          <w:numId w:val="19"/>
        </w:numPr>
        <w:rPr>
          <w:b/>
          <w:bCs/>
        </w:rPr>
      </w:pPr>
      <w:r w:rsidRPr="009851CE">
        <w:rPr>
          <w:b/>
          <w:bCs/>
        </w:rPr>
        <w:t xml:space="preserve">Preview </w:t>
      </w:r>
      <w:r w:rsidR="00F37023">
        <w:rPr>
          <w:b/>
          <w:bCs/>
        </w:rPr>
        <w:t>r</w:t>
      </w:r>
      <w:r w:rsidRPr="009851CE">
        <w:rPr>
          <w:b/>
          <w:bCs/>
        </w:rPr>
        <w:t>esults</w:t>
      </w:r>
      <w:r w:rsidR="00DF5BAA">
        <w:rPr>
          <w:b/>
          <w:bCs/>
        </w:rPr>
        <w:t>:</w:t>
      </w:r>
      <w:r w:rsidR="007B2237">
        <w:rPr>
          <w:b/>
          <w:bCs/>
        </w:rPr>
        <w:t xml:space="preserve"> </w:t>
      </w:r>
      <w:r w:rsidR="007B2237" w:rsidRPr="00F37023">
        <w:t>Preview the aggregated results to verify the computed metrics</w:t>
      </w:r>
      <w:r w:rsidR="00F37023">
        <w:t>:</w:t>
      </w:r>
    </w:p>
    <w:p w14:paraId="5AC22AD6" w14:textId="77777777" w:rsidR="006E7A70" w:rsidRDefault="006E7A70" w:rsidP="00F37023">
      <w:pPr>
        <w:pStyle w:val="CodeBlockBPBHEB"/>
        <w:ind w:left="720"/>
      </w:pPr>
      <w:r w:rsidRPr="009851CE">
        <w:t>campaign_metrics.display()</w:t>
      </w:r>
    </w:p>
    <w:p w14:paraId="64E5D0DA" w14:textId="77777777" w:rsidR="007B2237" w:rsidRDefault="007B2237" w:rsidP="00F37023">
      <w:pPr>
        <w:pStyle w:val="CodeBlockBPBHEB"/>
        <w:ind w:left="720"/>
      </w:pPr>
    </w:p>
    <w:p w14:paraId="53CAF899" w14:textId="7B9273B3" w:rsidR="007B2237" w:rsidRPr="007B2237" w:rsidRDefault="007B2237" w:rsidP="00F37023">
      <w:pPr>
        <w:pStyle w:val="NormalBPBHEB"/>
        <w:ind w:left="720"/>
      </w:pPr>
      <w:r w:rsidRPr="00F37023">
        <w:rPr>
          <w:i/>
          <w:iCs/>
        </w:rPr>
        <w:t>Figure 4.15</w:t>
      </w:r>
      <w:r w:rsidRPr="007B2237">
        <w:t xml:space="preserve"> shows the output of the aggregation operation</w:t>
      </w:r>
      <w:r w:rsidR="00F37023">
        <w:t>:</w:t>
      </w:r>
    </w:p>
    <w:p w14:paraId="29A5ED99" w14:textId="48CD301C" w:rsidR="00C26D5A" w:rsidRDefault="00C26D5A" w:rsidP="00F37023">
      <w:pPr>
        <w:pStyle w:val="FigureBPBHEB"/>
        <w:rPr>
          <w:lang w:val="en-IN"/>
        </w:rPr>
      </w:pPr>
      <w:r>
        <w:rPr>
          <w:noProof/>
          <w:lang w:val="en-IN"/>
        </w:rPr>
        <w:drawing>
          <wp:inline distT="0" distB="0" distL="0" distR="0" wp14:anchorId="02BB8395" wp14:editId="3FC92C5E">
            <wp:extent cx="5669167" cy="1068970"/>
            <wp:effectExtent l="19050" t="19050" r="27305" b="17145"/>
            <wp:docPr id="1641700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00914" name="Picture 1641700914"/>
                    <pic:cNvPicPr/>
                  </pic:nvPicPr>
                  <pic:blipFill>
                    <a:blip r:embed="rId27">
                      <a:extLst>
                        <a:ext uri="{28A0092B-C50C-407E-A947-70E740481C1C}">
                          <a14:useLocalDpi xmlns:a14="http://schemas.microsoft.com/office/drawing/2010/main" val="0"/>
                        </a:ext>
                      </a:extLst>
                    </a:blip>
                    <a:stretch>
                      <a:fillRect/>
                    </a:stretch>
                  </pic:blipFill>
                  <pic:spPr>
                    <a:xfrm>
                      <a:off x="0" y="0"/>
                      <a:ext cx="5727948" cy="1080054"/>
                    </a:xfrm>
                    <a:prstGeom prst="rect">
                      <a:avLst/>
                    </a:prstGeom>
                    <a:ln w="3175">
                      <a:solidFill>
                        <a:schemeClr val="tx1"/>
                      </a:solidFill>
                    </a:ln>
                  </pic:spPr>
                </pic:pic>
              </a:graphicData>
            </a:graphic>
          </wp:inline>
        </w:drawing>
      </w:r>
    </w:p>
    <w:p w14:paraId="3EC3DA77" w14:textId="74098213" w:rsidR="00C26D5A" w:rsidRDefault="00C26D5A" w:rsidP="00C26D5A">
      <w:pPr>
        <w:pStyle w:val="FigureCaptionBPBHEB"/>
      </w:pPr>
      <w:r w:rsidRPr="00B46AE1">
        <w:rPr>
          <w:b/>
          <w:bCs w:val="0"/>
        </w:rPr>
        <w:lastRenderedPageBreak/>
        <w:t>Figure 4.</w:t>
      </w:r>
      <w:r>
        <w:rPr>
          <w:b/>
          <w:bCs w:val="0"/>
        </w:rPr>
        <w:t>15</w:t>
      </w:r>
      <w:r w:rsidRPr="00F37023">
        <w:t xml:space="preserve">: </w:t>
      </w:r>
      <w:r>
        <w:t>Records in DataFrame after aggregation</w:t>
      </w:r>
    </w:p>
    <w:p w14:paraId="7B63DAEB" w14:textId="77777777" w:rsidR="007B2237" w:rsidRPr="00C26D5A" w:rsidRDefault="007B2237" w:rsidP="00F37023">
      <w:pPr>
        <w:pStyle w:val="NormalBPBHEB"/>
      </w:pPr>
    </w:p>
    <w:p w14:paraId="3CAF9822" w14:textId="2D3EABD7" w:rsidR="004268E4" w:rsidRDefault="004268E4">
      <w:pPr>
        <w:pStyle w:val="NormalBPBHEB"/>
        <w:numPr>
          <w:ilvl w:val="0"/>
          <w:numId w:val="19"/>
        </w:numPr>
        <w:rPr>
          <w:b/>
          <w:bCs/>
        </w:rPr>
      </w:pPr>
      <w:r w:rsidRPr="009851CE">
        <w:rPr>
          <w:b/>
          <w:bCs/>
        </w:rPr>
        <w:t xml:space="preserve">SQL </w:t>
      </w:r>
      <w:r w:rsidR="003D3C54">
        <w:rPr>
          <w:b/>
          <w:bCs/>
        </w:rPr>
        <w:t>e</w:t>
      </w:r>
      <w:r w:rsidRPr="009851CE">
        <w:rPr>
          <w:b/>
          <w:bCs/>
        </w:rPr>
        <w:t>quivalent</w:t>
      </w:r>
      <w:r w:rsidR="00DF5BAA">
        <w:rPr>
          <w:b/>
          <w:bCs/>
        </w:rPr>
        <w:t>:</w:t>
      </w:r>
      <w:r w:rsidR="007B2237">
        <w:rPr>
          <w:b/>
          <w:bCs/>
        </w:rPr>
        <w:t xml:space="preserve"> </w:t>
      </w:r>
      <w:r w:rsidR="007B2237" w:rsidRPr="003D3C54">
        <w:t>The same aggregation logic can also be expressed using SQL</w:t>
      </w:r>
      <w:r w:rsidR="003D3C54">
        <w:rPr>
          <w:color w:val="EE0000"/>
        </w:rPr>
        <w:t>:</w:t>
      </w:r>
    </w:p>
    <w:p w14:paraId="6AAC1E7A" w14:textId="77777777" w:rsidR="001A7D6F" w:rsidRPr="001A7D6F" w:rsidRDefault="001A7D6F" w:rsidP="009851CE">
      <w:pPr>
        <w:pStyle w:val="CodeBlockBPBHEB"/>
        <w:ind w:left="720"/>
        <w:rPr>
          <w:lang w:val="en-IN"/>
        </w:rPr>
      </w:pPr>
      <w:r w:rsidRPr="001A7D6F">
        <w:rPr>
          <w:lang w:val="en-IN"/>
        </w:rPr>
        <w:t>%sql</w:t>
      </w:r>
    </w:p>
    <w:p w14:paraId="681A1545" w14:textId="77777777" w:rsidR="001A7D6F" w:rsidRPr="001A7D6F" w:rsidRDefault="001A7D6F" w:rsidP="009851CE">
      <w:pPr>
        <w:pStyle w:val="CodeBlockBPBHEB"/>
        <w:ind w:left="720"/>
        <w:rPr>
          <w:lang w:val="en-IN"/>
        </w:rPr>
      </w:pPr>
    </w:p>
    <w:p w14:paraId="4BAEE7EF" w14:textId="77777777" w:rsidR="001A7D6F" w:rsidRPr="001A7D6F" w:rsidRDefault="001A7D6F" w:rsidP="009851CE">
      <w:pPr>
        <w:pStyle w:val="CodeBlockBPBHEB"/>
        <w:ind w:left="720"/>
        <w:rPr>
          <w:lang w:val="en-IN"/>
        </w:rPr>
      </w:pPr>
      <w:r w:rsidRPr="001A7D6F">
        <w:rPr>
          <w:lang w:val="en-IN"/>
        </w:rPr>
        <w:t>-- Create temp views for each dataset with header option</w:t>
      </w:r>
    </w:p>
    <w:p w14:paraId="10049CEF" w14:textId="77777777" w:rsidR="001A7D6F" w:rsidRPr="001A7D6F" w:rsidRDefault="001A7D6F" w:rsidP="009851CE">
      <w:pPr>
        <w:pStyle w:val="CodeBlockBPBHEB"/>
        <w:ind w:left="720"/>
        <w:rPr>
          <w:lang w:val="en-IN"/>
        </w:rPr>
      </w:pPr>
      <w:r w:rsidRPr="001A7D6F">
        <w:rPr>
          <w:lang w:val="en-IN"/>
        </w:rPr>
        <w:t>CREATE OR REPLACE TEMP VIEW enriched_users_data AS</w:t>
      </w:r>
    </w:p>
    <w:p w14:paraId="1C053FE3" w14:textId="77777777" w:rsidR="001A7D6F" w:rsidRPr="001A7D6F" w:rsidRDefault="001A7D6F" w:rsidP="009851CE">
      <w:pPr>
        <w:pStyle w:val="CodeBlockBPBHEB"/>
        <w:ind w:left="720"/>
        <w:rPr>
          <w:lang w:val="en-IN"/>
        </w:rPr>
      </w:pPr>
      <w:r w:rsidRPr="001A7D6F">
        <w:rPr>
          <w:lang w:val="en-IN"/>
        </w:rPr>
        <w:t>SELECT * FROM delta.`abfss://silver@stgazdeci.dfs.core.windows.net/enriched_users_data`;</w:t>
      </w:r>
    </w:p>
    <w:p w14:paraId="1070B0BF" w14:textId="77777777" w:rsidR="001A7D6F" w:rsidRPr="001A7D6F" w:rsidRDefault="001A7D6F" w:rsidP="009851CE">
      <w:pPr>
        <w:pStyle w:val="CodeBlockBPBHEB"/>
        <w:ind w:left="720"/>
        <w:rPr>
          <w:lang w:val="en-IN"/>
        </w:rPr>
      </w:pPr>
    </w:p>
    <w:p w14:paraId="4E395B97" w14:textId="77777777" w:rsidR="001A7D6F" w:rsidRPr="001A7D6F" w:rsidRDefault="001A7D6F" w:rsidP="009851CE">
      <w:pPr>
        <w:pStyle w:val="CodeBlockBPBHEB"/>
        <w:ind w:left="720"/>
        <w:rPr>
          <w:lang w:val="en-IN"/>
        </w:rPr>
      </w:pPr>
      <w:r w:rsidRPr="001A7D6F">
        <w:rPr>
          <w:lang w:val="en-IN"/>
        </w:rPr>
        <w:t>SELECT</w:t>
      </w:r>
    </w:p>
    <w:p w14:paraId="097B7F48" w14:textId="77777777" w:rsidR="001A7D6F" w:rsidRPr="001A7D6F" w:rsidRDefault="001A7D6F" w:rsidP="009851CE">
      <w:pPr>
        <w:pStyle w:val="CodeBlockBPBHEB"/>
        <w:ind w:left="720"/>
        <w:rPr>
          <w:lang w:val="en-IN"/>
        </w:rPr>
      </w:pPr>
      <w:r w:rsidRPr="001A7D6F">
        <w:rPr>
          <w:lang w:val="en-IN"/>
        </w:rPr>
        <w:t>    campaign_id,</w:t>
      </w:r>
    </w:p>
    <w:p w14:paraId="61CEB54F" w14:textId="77777777" w:rsidR="001A7D6F" w:rsidRPr="001A7D6F" w:rsidRDefault="001A7D6F" w:rsidP="009851CE">
      <w:pPr>
        <w:pStyle w:val="CodeBlockBPBHEB"/>
        <w:ind w:left="720"/>
        <w:rPr>
          <w:lang w:val="en-IN"/>
        </w:rPr>
      </w:pPr>
      <w:r w:rsidRPr="001A7D6F">
        <w:rPr>
          <w:lang w:val="en-IN"/>
        </w:rPr>
        <w:t>    campaign_name,</w:t>
      </w:r>
    </w:p>
    <w:p w14:paraId="520E94D4" w14:textId="77777777" w:rsidR="001A7D6F" w:rsidRPr="001A7D6F" w:rsidRDefault="001A7D6F" w:rsidP="009851CE">
      <w:pPr>
        <w:pStyle w:val="CodeBlockBPBHEB"/>
        <w:ind w:left="720"/>
        <w:rPr>
          <w:lang w:val="en-IN"/>
        </w:rPr>
      </w:pPr>
      <w:r w:rsidRPr="001A7D6F">
        <w:rPr>
          <w:lang w:val="en-IN"/>
        </w:rPr>
        <w:t>    COUNT(DISTINCT user_id) AS UniqueUsers,</w:t>
      </w:r>
    </w:p>
    <w:p w14:paraId="14706FE5" w14:textId="77777777" w:rsidR="001A7D6F" w:rsidRPr="001A7D6F" w:rsidRDefault="001A7D6F" w:rsidP="009851CE">
      <w:pPr>
        <w:pStyle w:val="CodeBlockBPBHEB"/>
        <w:ind w:left="720"/>
        <w:rPr>
          <w:lang w:val="en-IN"/>
        </w:rPr>
      </w:pPr>
      <w:r w:rsidRPr="001A7D6F">
        <w:rPr>
          <w:lang w:val="en-IN"/>
        </w:rPr>
        <w:t>    COUNT(DISTINCT txn_id) AS TotalTransactions,</w:t>
      </w:r>
    </w:p>
    <w:p w14:paraId="388166BA" w14:textId="77777777" w:rsidR="001A7D6F" w:rsidRPr="001A7D6F" w:rsidRDefault="001A7D6F" w:rsidP="009851CE">
      <w:pPr>
        <w:pStyle w:val="CodeBlockBPBHEB"/>
        <w:ind w:left="720"/>
        <w:rPr>
          <w:lang w:val="en-IN"/>
        </w:rPr>
      </w:pPr>
      <w:r w:rsidRPr="001A7D6F">
        <w:rPr>
          <w:lang w:val="en-IN"/>
        </w:rPr>
        <w:t>    SUM(amount) AS TotalRevenue,</w:t>
      </w:r>
    </w:p>
    <w:p w14:paraId="574ED2CC" w14:textId="77777777" w:rsidR="001A7D6F" w:rsidRPr="001A7D6F" w:rsidRDefault="001A7D6F" w:rsidP="009851CE">
      <w:pPr>
        <w:pStyle w:val="CodeBlockBPBHEB"/>
        <w:ind w:left="720"/>
        <w:rPr>
          <w:lang w:val="en-IN"/>
        </w:rPr>
      </w:pPr>
      <w:r w:rsidRPr="001A7D6F">
        <w:rPr>
          <w:lang w:val="en-IN"/>
        </w:rPr>
        <w:t>    AVG(amount) AS AvgTransaction,</w:t>
      </w:r>
    </w:p>
    <w:p w14:paraId="05F9C52A" w14:textId="77777777" w:rsidR="001A7D6F" w:rsidRPr="001A7D6F" w:rsidRDefault="001A7D6F" w:rsidP="009851CE">
      <w:pPr>
        <w:pStyle w:val="CodeBlockBPBHEB"/>
        <w:ind w:left="720"/>
        <w:rPr>
          <w:lang w:val="en-IN"/>
        </w:rPr>
      </w:pPr>
      <w:r w:rsidRPr="001A7D6F">
        <w:rPr>
          <w:lang w:val="en-IN"/>
        </w:rPr>
        <w:t>    MAX(amount) AS MaxTransaction,</w:t>
      </w:r>
    </w:p>
    <w:p w14:paraId="5A0D82B2" w14:textId="77777777" w:rsidR="001A7D6F" w:rsidRPr="001A7D6F" w:rsidRDefault="001A7D6F" w:rsidP="009851CE">
      <w:pPr>
        <w:pStyle w:val="CodeBlockBPBHEB"/>
        <w:ind w:left="720"/>
        <w:rPr>
          <w:lang w:val="en-IN"/>
        </w:rPr>
      </w:pPr>
      <w:r w:rsidRPr="001A7D6F">
        <w:rPr>
          <w:lang w:val="en-IN"/>
        </w:rPr>
        <w:t>    MIN(amount) AS MinTransaction</w:t>
      </w:r>
    </w:p>
    <w:p w14:paraId="535BC778" w14:textId="77777777" w:rsidR="001A7D6F" w:rsidRPr="001A7D6F" w:rsidRDefault="001A7D6F" w:rsidP="009851CE">
      <w:pPr>
        <w:pStyle w:val="CodeBlockBPBHEB"/>
        <w:ind w:left="720"/>
        <w:rPr>
          <w:lang w:val="en-IN"/>
        </w:rPr>
      </w:pPr>
      <w:r w:rsidRPr="001A7D6F">
        <w:rPr>
          <w:lang w:val="en-IN"/>
        </w:rPr>
        <w:t>FROM enriched_users_data</w:t>
      </w:r>
    </w:p>
    <w:p w14:paraId="051357F2" w14:textId="3D0084F0" w:rsidR="001A7D6F" w:rsidRPr="001A7D6F" w:rsidRDefault="001A7D6F" w:rsidP="009851CE">
      <w:pPr>
        <w:pStyle w:val="CodeBlockBPBHEB"/>
        <w:ind w:left="720"/>
        <w:rPr>
          <w:lang w:val="en-IN"/>
        </w:rPr>
      </w:pPr>
      <w:r w:rsidRPr="001A7D6F">
        <w:rPr>
          <w:lang w:val="en-IN"/>
        </w:rPr>
        <w:t>GROUP BY campaign_id, campaign_name;</w:t>
      </w:r>
    </w:p>
    <w:p w14:paraId="56F5C7DE" w14:textId="77777777" w:rsidR="004268E4" w:rsidRDefault="004268E4" w:rsidP="004268E4">
      <w:pPr>
        <w:pStyle w:val="NormalBPBHEB"/>
        <w:rPr>
          <w:lang w:val="en-IN"/>
        </w:rPr>
      </w:pPr>
    </w:p>
    <w:p w14:paraId="196D166D" w14:textId="08EB9836" w:rsidR="004268E4" w:rsidRPr="009851CE" w:rsidRDefault="00A465A3">
      <w:pPr>
        <w:pStyle w:val="NormalBPBHEB"/>
        <w:numPr>
          <w:ilvl w:val="0"/>
          <w:numId w:val="19"/>
        </w:numPr>
        <w:rPr>
          <w:b/>
          <w:bCs/>
          <w:lang w:val="en-IN"/>
        </w:rPr>
      </w:pPr>
      <w:r w:rsidRPr="009851CE">
        <w:rPr>
          <w:b/>
          <w:bCs/>
          <w:lang w:val="en-IN"/>
        </w:rPr>
        <w:t>Save to Gold Layer</w:t>
      </w:r>
      <w:r w:rsidR="00DF5BAA">
        <w:rPr>
          <w:b/>
          <w:bCs/>
          <w:lang w:val="en-IN"/>
        </w:rPr>
        <w:t>:</w:t>
      </w:r>
      <w:r w:rsidR="00DF5BAA">
        <w:t xml:space="preserve"> </w:t>
      </w:r>
      <w:r w:rsidRPr="00A465A3">
        <w:t>Campaign performance metrics can be saved as a Gold Layer table for business reporting and dashboards</w:t>
      </w:r>
      <w:r w:rsidR="003D3C54">
        <w:t>:</w:t>
      </w:r>
    </w:p>
    <w:p w14:paraId="7BC23483" w14:textId="77777777" w:rsidR="00526F7E" w:rsidRDefault="00526F7E" w:rsidP="009851CE">
      <w:pPr>
        <w:pStyle w:val="CodeBlockBPBHEB"/>
        <w:ind w:left="720"/>
      </w:pPr>
    </w:p>
    <w:p w14:paraId="2F1D7664" w14:textId="222EE2DE" w:rsidR="00D0368B" w:rsidRPr="009851CE" w:rsidRDefault="00D0368B" w:rsidP="009851CE">
      <w:pPr>
        <w:pStyle w:val="CodeBlockBPBHEB"/>
        <w:ind w:left="720"/>
      </w:pPr>
      <w:r w:rsidRPr="009851CE">
        <w:t>campaign_metrics.write.format("delta") \</w:t>
      </w:r>
    </w:p>
    <w:p w14:paraId="1853AD5A" w14:textId="77777777" w:rsidR="00D0368B" w:rsidRPr="009851CE" w:rsidRDefault="00D0368B" w:rsidP="009851CE">
      <w:pPr>
        <w:pStyle w:val="CodeBlockBPBHEB"/>
        <w:ind w:left="720"/>
      </w:pPr>
      <w:r w:rsidRPr="009851CE">
        <w:t>    .mode("overwrite") \</w:t>
      </w:r>
    </w:p>
    <w:p w14:paraId="5C512D7E" w14:textId="42C7DF59" w:rsidR="00D0368B" w:rsidRPr="009851CE" w:rsidRDefault="00D0368B" w:rsidP="009851CE">
      <w:pPr>
        <w:pStyle w:val="CodeBlockBPBHEB"/>
        <w:ind w:left="720"/>
      </w:pPr>
      <w:r w:rsidRPr="009851CE">
        <w:t>    .save("abfss://gold@stgazdeci.dfs.core.windows.net/campaign_metrics")</w:t>
      </w:r>
    </w:p>
    <w:p w14:paraId="6AB95DD3" w14:textId="77777777" w:rsidR="004268E4" w:rsidRDefault="004268E4" w:rsidP="004268E4">
      <w:pPr>
        <w:pStyle w:val="NormalBPBHEB"/>
        <w:rPr>
          <w:lang w:val="en-IN"/>
        </w:rPr>
      </w:pPr>
    </w:p>
    <w:p w14:paraId="228A995E" w14:textId="7E428674" w:rsidR="0062507E" w:rsidRPr="009851CE" w:rsidRDefault="00DF5BAA" w:rsidP="00DF5BAA">
      <w:pPr>
        <w:pStyle w:val="NormalBPBHEB"/>
      </w:pPr>
      <w:r>
        <w:t>Let us look at some of the b</w:t>
      </w:r>
      <w:r w:rsidRPr="009851CE">
        <w:t xml:space="preserve">est </w:t>
      </w:r>
      <w:r>
        <w:t>p</w:t>
      </w:r>
      <w:r w:rsidRPr="009851CE">
        <w:t>ractices</w:t>
      </w:r>
      <w:r>
        <w:t>:</w:t>
      </w:r>
    </w:p>
    <w:p w14:paraId="3A2A6658" w14:textId="77777777" w:rsidR="0062507E" w:rsidRPr="009851CE" w:rsidRDefault="0062507E">
      <w:pPr>
        <w:pStyle w:val="NormalBPBHEB"/>
        <w:numPr>
          <w:ilvl w:val="0"/>
          <w:numId w:val="20"/>
        </w:numPr>
      </w:pPr>
      <w:r w:rsidRPr="009851CE">
        <w:t>Use countDistinct() carefully; for very large datasets, use approx_count_distinct() for performance.</w:t>
      </w:r>
    </w:p>
    <w:p w14:paraId="07A5047B" w14:textId="77777777" w:rsidR="0062507E" w:rsidRPr="009851CE" w:rsidRDefault="0062507E">
      <w:pPr>
        <w:pStyle w:val="NormalBPBHEB"/>
        <w:numPr>
          <w:ilvl w:val="0"/>
          <w:numId w:val="20"/>
        </w:numPr>
      </w:pPr>
      <w:r w:rsidRPr="009851CE">
        <w:t>Repartition by campaign_id before aggregating if campaigns are numerous and data is skewed.</w:t>
      </w:r>
    </w:p>
    <w:p w14:paraId="1081BEC5" w14:textId="3BED6BAD" w:rsidR="0062507E" w:rsidRPr="009851CE" w:rsidRDefault="0062507E">
      <w:pPr>
        <w:pStyle w:val="NormalBPBHEB"/>
        <w:numPr>
          <w:ilvl w:val="0"/>
          <w:numId w:val="20"/>
        </w:numPr>
      </w:pPr>
      <w:r w:rsidRPr="009851CE">
        <w:t>Cache results if multiple aggregations are needed downstream.</w:t>
      </w:r>
    </w:p>
    <w:p w14:paraId="5C7F9CFB" w14:textId="77777777" w:rsidR="00EF00A9" w:rsidRPr="00C073FD" w:rsidRDefault="00EF00A9" w:rsidP="004C7003">
      <w:pPr>
        <w:pStyle w:val="NormalBPBHEB"/>
        <w:rPr>
          <w:lang w:val="en-IN"/>
        </w:rPr>
      </w:pPr>
    </w:p>
    <w:p w14:paraId="69C237FC" w14:textId="62932320" w:rsidR="00C073FD" w:rsidRPr="005A7F1B" w:rsidRDefault="00C073FD" w:rsidP="003D3C54">
      <w:pPr>
        <w:pStyle w:val="Heading1BPBHEB"/>
        <w:jc w:val="both"/>
      </w:pPr>
      <w:r w:rsidRPr="00C073FD">
        <w:lastRenderedPageBreak/>
        <w:t xml:space="preserve">Creating </w:t>
      </w:r>
      <w:r w:rsidR="003D3C54" w:rsidRPr="00C073FD">
        <w:t xml:space="preserve">user-defined functions </w:t>
      </w:r>
      <w:r w:rsidRPr="00C073FD">
        <w:t>in Azure Databricks</w:t>
      </w:r>
    </w:p>
    <w:p w14:paraId="5F4E9131" w14:textId="41B77D22" w:rsidR="00C073FD" w:rsidRPr="007A476B" w:rsidRDefault="00C073FD" w:rsidP="00EF00A9">
      <w:pPr>
        <w:pStyle w:val="NormalBPBHEB"/>
      </w:pPr>
      <w:r w:rsidRPr="007A476B">
        <w:t>Sometimes</w:t>
      </w:r>
      <w:r w:rsidR="003D3C54">
        <w:t>,</w:t>
      </w:r>
      <w:r w:rsidRPr="007A476B">
        <w:t xml:space="preserve"> built-in PySpark functions are not enough for complex business logic.</w:t>
      </w:r>
      <w:r w:rsidRPr="007A476B">
        <w:br/>
        <w:t xml:space="preserve">For example, you may want to </w:t>
      </w:r>
      <w:r w:rsidRPr="007A476B">
        <w:rPr>
          <w:i/>
          <w:iCs/>
        </w:rPr>
        <w:t>categorize transactions</w:t>
      </w:r>
      <w:r w:rsidRPr="007A476B">
        <w:t xml:space="preserve"> as High Value or Low Value based on thresholds, or apply custom text processing rules.</w:t>
      </w:r>
    </w:p>
    <w:p w14:paraId="502E3462" w14:textId="5B7DCBC0" w:rsidR="00C073FD" w:rsidRPr="007A476B" w:rsidRDefault="00C073FD" w:rsidP="00EF00A9">
      <w:pPr>
        <w:pStyle w:val="NormalBPBHEB"/>
      </w:pPr>
      <w:r w:rsidRPr="007A476B">
        <w:t xml:space="preserve">PySpark allows you to register </w:t>
      </w:r>
      <w:r w:rsidRPr="007A476B">
        <w:rPr>
          <w:b/>
          <w:bCs/>
        </w:rPr>
        <w:t>User-Defined Functions</w:t>
      </w:r>
      <w:r w:rsidRPr="007A476B">
        <w:t xml:space="preserve"> (</w:t>
      </w:r>
      <w:r w:rsidRPr="007A476B">
        <w:rPr>
          <w:b/>
          <w:bCs/>
        </w:rPr>
        <w:t>UDFs</w:t>
      </w:r>
      <w:r w:rsidRPr="007A476B">
        <w:t>) that extend Spark’s capabilities using Python code.</w:t>
      </w:r>
    </w:p>
    <w:p w14:paraId="632D4DE5" w14:textId="77777777" w:rsidR="00EF00A9" w:rsidRPr="007A476B" w:rsidRDefault="00EF00A9" w:rsidP="00EF00A9">
      <w:pPr>
        <w:pStyle w:val="NormalBPBHEB"/>
      </w:pPr>
    </w:p>
    <w:p w14:paraId="52145B04" w14:textId="5E462BAF" w:rsidR="00F671A1" w:rsidRDefault="00F671A1" w:rsidP="00EF00A9">
      <w:pPr>
        <w:pStyle w:val="Heading2BPBHEB"/>
      </w:pPr>
      <w:r w:rsidRPr="005B1822">
        <w:t>Recipe:</w:t>
      </w:r>
      <w:r w:rsidRPr="005B1822">
        <w:rPr>
          <w:rFonts w:eastAsiaTheme="minorHAnsi" w:cstheme="minorBidi"/>
        </w:rPr>
        <w:t xml:space="preserve"> </w:t>
      </w:r>
      <w:r w:rsidRPr="00F671A1">
        <w:t xml:space="preserve">Creating </w:t>
      </w:r>
      <w:r w:rsidR="003D3C54" w:rsidRPr="00F671A1">
        <w:t>user-defined functions</w:t>
      </w:r>
    </w:p>
    <w:p w14:paraId="3DED8CE3" w14:textId="76CA432B" w:rsidR="00EF00A9" w:rsidRPr="00B94F38" w:rsidRDefault="00B94F38" w:rsidP="00B94F38">
      <w:pPr>
        <w:pStyle w:val="NormalBPBHEB"/>
      </w:pPr>
      <w:r w:rsidRPr="00B94F38">
        <w:t>This recipe explains how to extend Spark processing using custom user-defined logic.</w:t>
      </w:r>
    </w:p>
    <w:p w14:paraId="0B390BBF" w14:textId="1745B487" w:rsidR="00C073FD" w:rsidRPr="003D3C54" w:rsidRDefault="00C073FD">
      <w:pPr>
        <w:pStyle w:val="NormalBPBHEB"/>
        <w:numPr>
          <w:ilvl w:val="0"/>
          <w:numId w:val="21"/>
        </w:numPr>
        <w:rPr>
          <w:b/>
          <w:bCs/>
          <w:color w:val="000000" w:themeColor="text1"/>
        </w:rPr>
      </w:pPr>
      <w:r w:rsidRPr="003D3C54">
        <w:rPr>
          <w:b/>
          <w:bCs/>
          <w:color w:val="000000" w:themeColor="text1"/>
        </w:rPr>
        <w:t xml:space="preserve">Load </w:t>
      </w:r>
      <w:r w:rsidR="003D3C54" w:rsidRPr="003D3C54">
        <w:rPr>
          <w:b/>
          <w:bCs/>
          <w:color w:val="000000" w:themeColor="text1"/>
        </w:rPr>
        <w:t>enriched dataset</w:t>
      </w:r>
      <w:r w:rsidR="00CB0326" w:rsidRPr="003D3C54">
        <w:t xml:space="preserve">: </w:t>
      </w:r>
      <w:r w:rsidR="003D4F00" w:rsidRPr="003D3C54">
        <w:rPr>
          <w:color w:val="000000" w:themeColor="text1"/>
        </w:rPr>
        <w:t>Begin by loading the enriched dataset from the Silver layer</w:t>
      </w:r>
      <w:r w:rsidR="003D3C54">
        <w:rPr>
          <w:color w:val="000000" w:themeColor="text1"/>
        </w:rPr>
        <w:t>:</w:t>
      </w:r>
    </w:p>
    <w:p w14:paraId="60AFF111" w14:textId="77777777" w:rsidR="00114287" w:rsidRPr="00FE3261" w:rsidRDefault="00114287" w:rsidP="007A476B">
      <w:pPr>
        <w:pStyle w:val="CodeBlockBPBHEB"/>
        <w:ind w:left="720"/>
        <w:rPr>
          <w:lang w:val="da-DK"/>
          <w:rPrChange w:id="55" w:author="Dr. Magesh Kasthuri" w:date="2026-05-26T21:58:00Z" w16du:dateUtc="2026-05-26T16:28:00Z">
            <w:rPr>
              <w:lang w:val="en-IN"/>
            </w:rPr>
          </w:rPrChange>
        </w:rPr>
      </w:pPr>
      <w:r w:rsidRPr="00FE3261">
        <w:rPr>
          <w:lang w:val="da-DK"/>
          <w:rPrChange w:id="56" w:author="Dr. Magesh Kasthuri" w:date="2026-05-26T21:58:00Z" w16du:dateUtc="2026-05-26T16:28:00Z">
            <w:rPr>
              <w:lang w:val="en-IN"/>
            </w:rPr>
          </w:rPrChange>
        </w:rPr>
        <w:t># Load enriched dataset</w:t>
      </w:r>
    </w:p>
    <w:p w14:paraId="58BFF08A" w14:textId="77777777" w:rsidR="00114287" w:rsidRPr="00FE3261" w:rsidRDefault="00114287" w:rsidP="007A476B">
      <w:pPr>
        <w:pStyle w:val="CodeBlockBPBHEB"/>
        <w:ind w:left="720"/>
        <w:rPr>
          <w:lang w:val="da-DK"/>
          <w:rPrChange w:id="57" w:author="Dr. Magesh Kasthuri" w:date="2026-05-26T21:58:00Z" w16du:dateUtc="2026-05-26T16:28:00Z">
            <w:rPr>
              <w:lang w:val="en-IN"/>
            </w:rPr>
          </w:rPrChange>
        </w:rPr>
      </w:pPr>
      <w:r w:rsidRPr="00FE3261">
        <w:rPr>
          <w:lang w:val="da-DK"/>
          <w:rPrChange w:id="58" w:author="Dr. Magesh Kasthuri" w:date="2026-05-26T21:58:00Z" w16du:dateUtc="2026-05-26T16:28:00Z">
            <w:rPr>
              <w:lang w:val="en-IN"/>
            </w:rPr>
          </w:rPrChange>
        </w:rPr>
        <w:t>df_enriched = spark.read.format("delta") \</w:t>
      </w:r>
    </w:p>
    <w:p w14:paraId="567BD664" w14:textId="77777777" w:rsidR="00114287" w:rsidRPr="00FE3261" w:rsidRDefault="00114287" w:rsidP="007A476B">
      <w:pPr>
        <w:pStyle w:val="CodeBlockBPBHEB"/>
        <w:ind w:left="720"/>
        <w:rPr>
          <w:lang w:val="da-DK"/>
          <w:rPrChange w:id="59" w:author="Dr. Magesh Kasthuri" w:date="2026-05-26T21:58:00Z" w16du:dateUtc="2026-05-26T16:28:00Z">
            <w:rPr>
              <w:lang w:val="en-IN"/>
            </w:rPr>
          </w:rPrChange>
        </w:rPr>
      </w:pPr>
      <w:r w:rsidRPr="00FE3261">
        <w:rPr>
          <w:lang w:val="da-DK"/>
          <w:rPrChange w:id="60" w:author="Dr. Magesh Kasthuri" w:date="2026-05-26T21:58:00Z" w16du:dateUtc="2026-05-26T16:28:00Z">
            <w:rPr>
              <w:lang w:val="en-IN"/>
            </w:rPr>
          </w:rPrChange>
        </w:rPr>
        <w:t>    .load("abfss://silver@stgazdeci.dfs.core.windows.net/enriched_users_data")</w:t>
      </w:r>
    </w:p>
    <w:p w14:paraId="67DCA89F" w14:textId="77777777" w:rsidR="00114287" w:rsidRPr="00FE3261" w:rsidRDefault="00114287" w:rsidP="007A476B">
      <w:pPr>
        <w:pStyle w:val="CodeBlockBPBHEB"/>
        <w:ind w:left="720"/>
        <w:rPr>
          <w:lang w:val="da-DK"/>
          <w:rPrChange w:id="61" w:author="Dr. Magesh Kasthuri" w:date="2026-05-26T21:58:00Z" w16du:dateUtc="2026-05-26T16:28:00Z">
            <w:rPr>
              <w:lang w:val="en-IN"/>
            </w:rPr>
          </w:rPrChange>
        </w:rPr>
      </w:pPr>
    </w:p>
    <w:p w14:paraId="56758FB2" w14:textId="6E9EDA64" w:rsidR="00114287" w:rsidRPr="00114287" w:rsidRDefault="00114287" w:rsidP="007A476B">
      <w:pPr>
        <w:pStyle w:val="CodeBlockBPBHEB"/>
        <w:ind w:left="720"/>
        <w:rPr>
          <w:lang w:val="en-IN"/>
        </w:rPr>
      </w:pPr>
      <w:r w:rsidRPr="00114287">
        <w:rPr>
          <w:lang w:val="en-IN"/>
        </w:rPr>
        <w:t>df_enriched.display()</w:t>
      </w:r>
    </w:p>
    <w:p w14:paraId="6641D44A" w14:textId="5D56146F" w:rsidR="00C073FD" w:rsidRPr="003D3C54" w:rsidRDefault="00C073FD">
      <w:pPr>
        <w:pStyle w:val="NormalBPBHEB"/>
        <w:numPr>
          <w:ilvl w:val="0"/>
          <w:numId w:val="21"/>
        </w:numPr>
      </w:pPr>
      <w:r w:rsidRPr="007A476B">
        <w:rPr>
          <w:b/>
          <w:bCs/>
        </w:rPr>
        <w:t xml:space="preserve">Define a Python </w:t>
      </w:r>
      <w:r w:rsidR="003D3C54">
        <w:rPr>
          <w:b/>
          <w:bCs/>
        </w:rPr>
        <w:t>f</w:t>
      </w:r>
      <w:r w:rsidRPr="007A476B">
        <w:rPr>
          <w:b/>
          <w:bCs/>
        </w:rPr>
        <w:t>unction</w:t>
      </w:r>
      <w:r w:rsidR="006F52BE" w:rsidRPr="003D3C54">
        <w:t>:</w:t>
      </w:r>
      <w:r w:rsidR="00324A53" w:rsidRPr="003D3C54">
        <w:t xml:space="preserve"> First, define a Python function that implements the required business logic.</w:t>
      </w:r>
    </w:p>
    <w:p w14:paraId="067A0702" w14:textId="61122999" w:rsidR="00C073FD" w:rsidRDefault="00C073FD" w:rsidP="006F52BE">
      <w:pPr>
        <w:pStyle w:val="NormalBPBHEB"/>
        <w:ind w:left="720"/>
      </w:pPr>
      <w:r w:rsidRPr="00C073FD">
        <w:t>Example: Classify transactions as High, Medium, or Low value</w:t>
      </w:r>
      <w:r w:rsidR="003D3C54">
        <w:t>:</w:t>
      </w:r>
    </w:p>
    <w:p w14:paraId="6B655FC9" w14:textId="77777777" w:rsidR="00C073FD" w:rsidRPr="007A476B" w:rsidRDefault="00C073FD" w:rsidP="007A476B">
      <w:pPr>
        <w:pStyle w:val="CodeBlockBPBHEB"/>
        <w:ind w:left="720"/>
      </w:pPr>
      <w:r w:rsidRPr="007A476B">
        <w:t>def categorize_transaction(amount):</w:t>
      </w:r>
    </w:p>
    <w:p w14:paraId="2B18A538" w14:textId="4F706896" w:rsidR="00C073FD" w:rsidRPr="007A476B" w:rsidRDefault="00C073FD" w:rsidP="007A476B">
      <w:pPr>
        <w:pStyle w:val="CodeBlockBPBHEB"/>
        <w:ind w:left="720"/>
      </w:pPr>
      <w:r w:rsidRPr="007A476B">
        <w:t xml:space="preserve">    if amount &gt;= </w:t>
      </w:r>
      <w:r w:rsidR="00114287" w:rsidRPr="007A476B">
        <w:t>500</w:t>
      </w:r>
      <w:r w:rsidRPr="007A476B">
        <w:t>:</w:t>
      </w:r>
    </w:p>
    <w:p w14:paraId="6B873147" w14:textId="77777777" w:rsidR="00C073FD" w:rsidRPr="007A476B" w:rsidRDefault="00C073FD" w:rsidP="007A476B">
      <w:pPr>
        <w:pStyle w:val="CodeBlockBPBHEB"/>
        <w:ind w:left="720"/>
      </w:pPr>
      <w:r w:rsidRPr="007A476B">
        <w:t xml:space="preserve">        return "High"</w:t>
      </w:r>
    </w:p>
    <w:p w14:paraId="3C7A6C20" w14:textId="3C7980AA" w:rsidR="00C073FD" w:rsidRPr="007A476B" w:rsidRDefault="00C073FD" w:rsidP="007A476B">
      <w:pPr>
        <w:pStyle w:val="CodeBlockBPBHEB"/>
        <w:ind w:left="720"/>
      </w:pPr>
      <w:r w:rsidRPr="007A476B">
        <w:t xml:space="preserve">    elif amount &gt;= </w:t>
      </w:r>
      <w:r w:rsidR="00114287" w:rsidRPr="007A476B">
        <w:t>300</w:t>
      </w:r>
      <w:r w:rsidRPr="007A476B">
        <w:t>:</w:t>
      </w:r>
    </w:p>
    <w:p w14:paraId="3F92E0DD" w14:textId="77777777" w:rsidR="00C073FD" w:rsidRPr="007A476B" w:rsidRDefault="00C073FD" w:rsidP="007A476B">
      <w:pPr>
        <w:pStyle w:val="CodeBlockBPBHEB"/>
        <w:ind w:left="720"/>
      </w:pPr>
      <w:r w:rsidRPr="007A476B">
        <w:t xml:space="preserve">        return "Medium"</w:t>
      </w:r>
    </w:p>
    <w:p w14:paraId="00C964F1" w14:textId="77777777" w:rsidR="00C073FD" w:rsidRPr="007A476B" w:rsidRDefault="00C073FD" w:rsidP="007A476B">
      <w:pPr>
        <w:pStyle w:val="CodeBlockBPBHEB"/>
        <w:ind w:left="720"/>
      </w:pPr>
      <w:r w:rsidRPr="007A476B">
        <w:t xml:space="preserve">    else:</w:t>
      </w:r>
    </w:p>
    <w:p w14:paraId="31E9E7E5" w14:textId="3CA0F77C" w:rsidR="00C073FD" w:rsidRPr="007A476B" w:rsidRDefault="00C073FD" w:rsidP="007A476B">
      <w:pPr>
        <w:pStyle w:val="CodeBlockBPBHEB"/>
        <w:ind w:left="720"/>
      </w:pPr>
      <w:r w:rsidRPr="007A476B">
        <w:t xml:space="preserve">        return "Low"</w:t>
      </w:r>
    </w:p>
    <w:p w14:paraId="75720731" w14:textId="0101B0CF" w:rsidR="00C073FD" w:rsidRPr="003D3C54" w:rsidRDefault="00C073FD">
      <w:pPr>
        <w:pStyle w:val="NormalBPBHEB"/>
        <w:numPr>
          <w:ilvl w:val="0"/>
          <w:numId w:val="21"/>
        </w:numPr>
      </w:pPr>
      <w:r w:rsidRPr="007A476B">
        <w:rPr>
          <w:b/>
          <w:bCs/>
        </w:rPr>
        <w:t>Register UDF in Spark</w:t>
      </w:r>
      <w:r w:rsidR="006F52BE" w:rsidRPr="003D3C54">
        <w:t>:</w:t>
      </w:r>
      <w:r w:rsidR="00324A53" w:rsidRPr="003D3C54">
        <w:t xml:space="preserve"> Next, register the Python function as a Spark UDF so it can be used in DataFrame operations</w:t>
      </w:r>
      <w:r w:rsidR="003D3C54">
        <w:t>:</w:t>
      </w:r>
    </w:p>
    <w:p w14:paraId="375B2483" w14:textId="77777777" w:rsidR="00C073FD" w:rsidRPr="00C073FD" w:rsidRDefault="00C073FD" w:rsidP="007A476B">
      <w:pPr>
        <w:pStyle w:val="CodeBlockBPBHEB"/>
        <w:ind w:left="720"/>
      </w:pPr>
      <w:r w:rsidRPr="00C073FD">
        <w:t>from pyspark.sql.functions import udf</w:t>
      </w:r>
    </w:p>
    <w:p w14:paraId="3E948A1C" w14:textId="77777777" w:rsidR="00C073FD" w:rsidRPr="00C073FD" w:rsidRDefault="00C073FD" w:rsidP="007A476B">
      <w:pPr>
        <w:pStyle w:val="CodeBlockBPBHEB"/>
        <w:ind w:left="720"/>
      </w:pPr>
      <w:r w:rsidRPr="00C073FD">
        <w:t>from pyspark.sql.types import StringType</w:t>
      </w:r>
    </w:p>
    <w:p w14:paraId="638329D0" w14:textId="77777777" w:rsidR="00C073FD" w:rsidRPr="00C073FD" w:rsidRDefault="00C073FD" w:rsidP="007A476B">
      <w:pPr>
        <w:pStyle w:val="CodeBlockBPBHEB"/>
        <w:ind w:left="720"/>
      </w:pPr>
    </w:p>
    <w:p w14:paraId="718980A4" w14:textId="43191787" w:rsidR="00C073FD" w:rsidRPr="00C073FD" w:rsidRDefault="00C073FD" w:rsidP="007A476B">
      <w:pPr>
        <w:pStyle w:val="CodeBlockBPBHEB"/>
        <w:ind w:left="720"/>
      </w:pPr>
      <w:r w:rsidRPr="00C073FD">
        <w:t>categorize_txn_udf = udf(categorize_transaction, StringType())</w:t>
      </w:r>
    </w:p>
    <w:p w14:paraId="62807AEF" w14:textId="52A9CEDA" w:rsidR="00C073FD" w:rsidRPr="003D3C54" w:rsidRDefault="00C073FD">
      <w:pPr>
        <w:pStyle w:val="NormalBPBHEB"/>
        <w:numPr>
          <w:ilvl w:val="0"/>
          <w:numId w:val="21"/>
        </w:numPr>
      </w:pPr>
      <w:r w:rsidRPr="007A476B">
        <w:rPr>
          <w:b/>
          <w:bCs/>
        </w:rPr>
        <w:t>Apply UDF to DataFrame</w:t>
      </w:r>
      <w:r w:rsidR="006F52BE">
        <w:rPr>
          <w:b/>
          <w:bCs/>
        </w:rPr>
        <w:t>:</w:t>
      </w:r>
      <w:r w:rsidR="00324A53">
        <w:rPr>
          <w:b/>
          <w:bCs/>
        </w:rPr>
        <w:t xml:space="preserve"> </w:t>
      </w:r>
      <w:r w:rsidR="00324A53" w:rsidRPr="003D3C54">
        <w:t>Apply the registered UDF to derive a new column based on transaction values</w:t>
      </w:r>
      <w:r w:rsidR="003D3C54">
        <w:t>:</w:t>
      </w:r>
    </w:p>
    <w:p w14:paraId="6B88DD61" w14:textId="77777777" w:rsidR="00C073FD" w:rsidRPr="00C073FD" w:rsidRDefault="00C073FD" w:rsidP="007A476B">
      <w:pPr>
        <w:pStyle w:val="CodeBlockBPBHEB"/>
        <w:ind w:left="720"/>
      </w:pPr>
      <w:r w:rsidRPr="00C073FD">
        <w:t>df_with_category = df_enriched.withColumn(</w:t>
      </w:r>
    </w:p>
    <w:p w14:paraId="7CA1CF97" w14:textId="77777777" w:rsidR="00C073FD" w:rsidRPr="00C073FD" w:rsidRDefault="00C073FD" w:rsidP="007A476B">
      <w:pPr>
        <w:pStyle w:val="CodeBlockBPBHEB"/>
        <w:ind w:left="720"/>
      </w:pPr>
      <w:r w:rsidRPr="00C073FD">
        <w:lastRenderedPageBreak/>
        <w:t xml:space="preserve">    "TransactionCategory", categorize_txn_udf(df_enriched["amount"])</w:t>
      </w:r>
    </w:p>
    <w:p w14:paraId="66A5CFB6" w14:textId="77777777" w:rsidR="00C073FD" w:rsidRPr="00C073FD" w:rsidRDefault="00C073FD" w:rsidP="007A476B">
      <w:pPr>
        <w:pStyle w:val="CodeBlockBPBHEB"/>
        <w:ind w:left="720"/>
      </w:pPr>
      <w:r w:rsidRPr="00C073FD">
        <w:t>)</w:t>
      </w:r>
    </w:p>
    <w:p w14:paraId="1812E879" w14:textId="0F3B0EB1" w:rsidR="00114287" w:rsidRDefault="00114287" w:rsidP="007A476B">
      <w:pPr>
        <w:pStyle w:val="CodeBlockBPBHEB"/>
        <w:ind w:left="720"/>
        <w:rPr>
          <w:lang w:val="en-IN"/>
        </w:rPr>
      </w:pPr>
      <w:r w:rsidRPr="00114287">
        <w:rPr>
          <w:lang w:val="en-IN"/>
        </w:rPr>
        <w:t>df_with_category.select("txn_id", "amount", "TransactionCategory").display()</w:t>
      </w:r>
    </w:p>
    <w:p w14:paraId="6F0A2101" w14:textId="77777777" w:rsidR="000D5F0F" w:rsidRDefault="000D5F0F" w:rsidP="007A476B">
      <w:pPr>
        <w:pStyle w:val="CodeBlockBPBHEB"/>
        <w:ind w:left="720"/>
        <w:rPr>
          <w:lang w:val="en-IN"/>
        </w:rPr>
      </w:pPr>
    </w:p>
    <w:p w14:paraId="22E72C7A" w14:textId="365BD04D" w:rsidR="00371C76" w:rsidRPr="000D5F0F" w:rsidRDefault="000D5F0F" w:rsidP="003D3C54">
      <w:pPr>
        <w:pStyle w:val="NormalBPBHEB"/>
        <w:ind w:left="720"/>
      </w:pPr>
      <w:r w:rsidRPr="000D5F0F">
        <w:t>The following output shows the result after applying the UDF</w:t>
      </w:r>
      <w:r w:rsidR="003D3C54">
        <w:t>:</w:t>
      </w:r>
    </w:p>
    <w:p w14:paraId="78FC18A0" w14:textId="7A02DE66" w:rsidR="00371C76" w:rsidRDefault="00371C76" w:rsidP="007A476B">
      <w:pPr>
        <w:pStyle w:val="FigureBPBHEB"/>
        <w:rPr>
          <w:lang w:val="en-IN"/>
        </w:rPr>
      </w:pPr>
      <w:r>
        <w:rPr>
          <w:noProof/>
          <w:lang w:val="en-IN"/>
        </w:rPr>
        <w:drawing>
          <wp:inline distT="0" distB="0" distL="0" distR="0" wp14:anchorId="5B1ADE2C" wp14:editId="2E17DAC8">
            <wp:extent cx="3003358" cy="2876550"/>
            <wp:effectExtent l="19050" t="19050" r="26035" b="19050"/>
            <wp:docPr id="1487261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1148" name="Picture 1487261148"/>
                    <pic:cNvPicPr/>
                  </pic:nvPicPr>
                  <pic:blipFill>
                    <a:blip r:embed="rId28">
                      <a:extLst>
                        <a:ext uri="{28A0092B-C50C-407E-A947-70E740481C1C}">
                          <a14:useLocalDpi xmlns:a14="http://schemas.microsoft.com/office/drawing/2010/main" val="0"/>
                        </a:ext>
                      </a:extLst>
                    </a:blip>
                    <a:stretch>
                      <a:fillRect/>
                    </a:stretch>
                  </pic:blipFill>
                  <pic:spPr>
                    <a:xfrm>
                      <a:off x="0" y="0"/>
                      <a:ext cx="3006301" cy="2879369"/>
                    </a:xfrm>
                    <a:prstGeom prst="rect">
                      <a:avLst/>
                    </a:prstGeom>
                    <a:ln w="3175">
                      <a:solidFill>
                        <a:schemeClr val="tx1"/>
                      </a:solidFill>
                    </a:ln>
                  </pic:spPr>
                </pic:pic>
              </a:graphicData>
            </a:graphic>
          </wp:inline>
        </w:drawing>
      </w:r>
    </w:p>
    <w:p w14:paraId="5A55439C" w14:textId="1D0AA0BA" w:rsidR="00371C76" w:rsidRPr="00C26D5A" w:rsidRDefault="00371C76" w:rsidP="00371C76">
      <w:pPr>
        <w:pStyle w:val="FigureCaptionBPBHEB"/>
      </w:pPr>
      <w:r w:rsidRPr="00B46AE1">
        <w:rPr>
          <w:b/>
          <w:bCs w:val="0"/>
        </w:rPr>
        <w:t>Figure 4.</w:t>
      </w:r>
      <w:r>
        <w:rPr>
          <w:b/>
          <w:bCs w:val="0"/>
        </w:rPr>
        <w:t>16</w:t>
      </w:r>
      <w:r w:rsidRPr="00B46AE1">
        <w:rPr>
          <w:b/>
          <w:bCs w:val="0"/>
        </w:rPr>
        <w:t xml:space="preserve">: </w:t>
      </w:r>
      <w:r>
        <w:t>Records in DataFrame after applying UDF</w:t>
      </w:r>
      <w:r w:rsidR="006E594C">
        <w:t>(</w:t>
      </w:r>
      <w:r w:rsidR="006E594C" w:rsidRPr="00C073FD">
        <w:t>categorize_transaction</w:t>
      </w:r>
      <w:r w:rsidR="006E594C">
        <w:t>)</w:t>
      </w:r>
    </w:p>
    <w:p w14:paraId="45514873" w14:textId="77777777" w:rsidR="00371C76" w:rsidRDefault="00371C76" w:rsidP="007A476B">
      <w:pPr>
        <w:pStyle w:val="NormalBPBHEB"/>
        <w:rPr>
          <w:lang w:val="en-IN"/>
        </w:rPr>
      </w:pPr>
    </w:p>
    <w:p w14:paraId="61608B68" w14:textId="336F2503" w:rsidR="00491F57" w:rsidRPr="00556C90" w:rsidRDefault="00C073FD">
      <w:pPr>
        <w:pStyle w:val="NormalBPBHEB"/>
        <w:numPr>
          <w:ilvl w:val="0"/>
          <w:numId w:val="21"/>
        </w:numPr>
        <w:rPr>
          <w:b/>
          <w:bCs/>
        </w:rPr>
      </w:pPr>
      <w:r w:rsidRPr="006F52BE">
        <w:rPr>
          <w:b/>
          <w:bCs/>
        </w:rPr>
        <w:t xml:space="preserve">Use SQL </w:t>
      </w:r>
      <w:r w:rsidR="003D3C54">
        <w:rPr>
          <w:b/>
          <w:bCs/>
        </w:rPr>
        <w:t>e</w:t>
      </w:r>
      <w:r w:rsidRPr="006F52BE">
        <w:rPr>
          <w:b/>
          <w:bCs/>
        </w:rPr>
        <w:t>quivalent</w:t>
      </w:r>
      <w:r w:rsidR="006F52BE">
        <w:rPr>
          <w:b/>
          <w:bCs/>
        </w:rPr>
        <w:t>:</w:t>
      </w:r>
      <w:r w:rsidR="006F52BE">
        <w:t xml:space="preserve"> </w:t>
      </w:r>
      <w:r w:rsidRPr="006F52BE">
        <w:t>Register UDF as SQL function:</w:t>
      </w:r>
    </w:p>
    <w:p w14:paraId="077ED422" w14:textId="77777777" w:rsidR="00491F57" w:rsidRPr="00491F57" w:rsidRDefault="00491F57" w:rsidP="007A476B">
      <w:pPr>
        <w:pStyle w:val="CodeBlockBPBHEB"/>
        <w:ind w:left="720"/>
        <w:rPr>
          <w:lang w:val="en-IN"/>
        </w:rPr>
      </w:pPr>
      <w:r w:rsidRPr="00491F57">
        <w:rPr>
          <w:lang w:val="en-IN"/>
        </w:rPr>
        <w:t>spark.udf.register("categorize_txn", categorize_transaction, StringType())</w:t>
      </w:r>
    </w:p>
    <w:p w14:paraId="279CC783" w14:textId="77777777" w:rsidR="00491F57" w:rsidRPr="00491F57" w:rsidRDefault="00491F57" w:rsidP="007A476B">
      <w:pPr>
        <w:pStyle w:val="CodeBlockBPBHEB"/>
        <w:ind w:left="720"/>
        <w:rPr>
          <w:lang w:val="en-IN"/>
        </w:rPr>
      </w:pPr>
    </w:p>
    <w:p w14:paraId="449EB80B" w14:textId="77777777" w:rsidR="00491F57" w:rsidRPr="00491F57" w:rsidRDefault="00491F57" w:rsidP="007A476B">
      <w:pPr>
        <w:pStyle w:val="CodeBlockBPBHEB"/>
        <w:ind w:left="720"/>
        <w:rPr>
          <w:lang w:val="en-IN"/>
        </w:rPr>
      </w:pPr>
      <w:r w:rsidRPr="00491F57">
        <w:rPr>
          <w:lang w:val="en-IN"/>
        </w:rPr>
        <w:t>df_enriched.createOrReplaceTempView("enriched_users_data")</w:t>
      </w:r>
    </w:p>
    <w:p w14:paraId="18075477" w14:textId="77777777" w:rsidR="00491F57" w:rsidRPr="00491F57" w:rsidRDefault="00491F57" w:rsidP="007A476B">
      <w:pPr>
        <w:pStyle w:val="CodeBlockBPBHEB"/>
        <w:ind w:left="720"/>
        <w:rPr>
          <w:lang w:val="en-IN"/>
        </w:rPr>
      </w:pPr>
    </w:p>
    <w:p w14:paraId="6C40243B" w14:textId="77777777" w:rsidR="00491F57" w:rsidRPr="00491F57" w:rsidRDefault="00491F57" w:rsidP="007A476B">
      <w:pPr>
        <w:pStyle w:val="CodeBlockBPBHEB"/>
        <w:ind w:left="720"/>
        <w:rPr>
          <w:lang w:val="en-IN"/>
        </w:rPr>
      </w:pPr>
      <w:r w:rsidRPr="00491F57">
        <w:rPr>
          <w:lang w:val="en-IN"/>
        </w:rPr>
        <w:t>spark.sql("""</w:t>
      </w:r>
    </w:p>
    <w:p w14:paraId="73BAE4D1" w14:textId="77777777" w:rsidR="00491F57" w:rsidRPr="00491F57" w:rsidRDefault="00491F57" w:rsidP="007A476B">
      <w:pPr>
        <w:pStyle w:val="CodeBlockBPBHEB"/>
        <w:ind w:left="720"/>
        <w:rPr>
          <w:lang w:val="en-IN"/>
        </w:rPr>
      </w:pPr>
      <w:r w:rsidRPr="00491F57">
        <w:rPr>
          <w:lang w:val="en-IN"/>
        </w:rPr>
        <w:t>SELECT txn_id, amount, categorize_txn(amount) AS TransactionCategory</w:t>
      </w:r>
    </w:p>
    <w:p w14:paraId="63E909A7" w14:textId="77777777" w:rsidR="00491F57" w:rsidRPr="00491F57" w:rsidRDefault="00491F57" w:rsidP="007A476B">
      <w:pPr>
        <w:pStyle w:val="CodeBlockBPBHEB"/>
        <w:ind w:left="720"/>
        <w:rPr>
          <w:lang w:val="en-IN"/>
        </w:rPr>
      </w:pPr>
      <w:r w:rsidRPr="00491F57">
        <w:rPr>
          <w:lang w:val="en-IN"/>
        </w:rPr>
        <w:t>FROM enriched_users_data</w:t>
      </w:r>
    </w:p>
    <w:p w14:paraId="20C33461" w14:textId="10739AED" w:rsidR="00491F57" w:rsidRPr="00491F57" w:rsidRDefault="00491F57" w:rsidP="007A476B">
      <w:pPr>
        <w:pStyle w:val="CodeBlockBPBHEB"/>
        <w:ind w:left="720"/>
        <w:rPr>
          <w:lang w:val="en-IN"/>
        </w:rPr>
      </w:pPr>
      <w:r w:rsidRPr="00491F57">
        <w:rPr>
          <w:lang w:val="en-IN"/>
        </w:rPr>
        <w:t>""").show()</w:t>
      </w:r>
    </w:p>
    <w:p w14:paraId="7562981B" w14:textId="21A0F295" w:rsidR="00C073FD" w:rsidRPr="003C6001" w:rsidRDefault="00C073FD">
      <w:pPr>
        <w:pStyle w:val="NormalBPBHEB"/>
        <w:numPr>
          <w:ilvl w:val="0"/>
          <w:numId w:val="21"/>
        </w:numPr>
        <w:rPr>
          <w:b/>
          <w:bCs/>
          <w:color w:val="000000" w:themeColor="text1"/>
          <w:lang w:val="en-IN"/>
        </w:rPr>
      </w:pPr>
      <w:r w:rsidRPr="00556C90">
        <w:rPr>
          <w:b/>
          <w:bCs/>
        </w:rPr>
        <w:t>Save Results</w:t>
      </w:r>
      <w:r w:rsidR="008B4AB8">
        <w:rPr>
          <w:b/>
          <w:bCs/>
        </w:rPr>
        <w:t>:</w:t>
      </w:r>
      <w:r w:rsidR="000D5F0F">
        <w:rPr>
          <w:b/>
          <w:bCs/>
        </w:rPr>
        <w:t xml:space="preserve"> </w:t>
      </w:r>
      <w:r w:rsidR="000D5F0F" w:rsidRPr="003C6001">
        <w:rPr>
          <w:color w:val="000000" w:themeColor="text1"/>
        </w:rPr>
        <w:t>Finally, save the transformed dataset to the Gold layer for downstream use</w:t>
      </w:r>
      <w:r w:rsidR="003C6001">
        <w:rPr>
          <w:color w:val="000000" w:themeColor="text1"/>
        </w:rPr>
        <w:t>:</w:t>
      </w:r>
    </w:p>
    <w:p w14:paraId="72A7CC04" w14:textId="3283DCDF" w:rsidR="00146FDC" w:rsidRPr="00556C90" w:rsidRDefault="00146FDC" w:rsidP="00556C90">
      <w:pPr>
        <w:pStyle w:val="CodeBlockBPBHEB"/>
        <w:ind w:left="720"/>
      </w:pPr>
      <w:r w:rsidRPr="00306582">
        <w:t>df_with_category</w:t>
      </w:r>
      <w:r w:rsidRPr="00556C90">
        <w:t>.write.format("delta") \</w:t>
      </w:r>
    </w:p>
    <w:p w14:paraId="2A4AA399" w14:textId="77777777" w:rsidR="00146FDC" w:rsidRPr="00556C90" w:rsidRDefault="00146FDC" w:rsidP="00556C90">
      <w:pPr>
        <w:pStyle w:val="CodeBlockBPBHEB"/>
        <w:ind w:left="720"/>
      </w:pPr>
      <w:r w:rsidRPr="00556C90">
        <w:t>    .mode("overwrite") \</w:t>
      </w:r>
    </w:p>
    <w:p w14:paraId="3D2940CD" w14:textId="07BD3161" w:rsidR="00146FDC" w:rsidRPr="00556C90" w:rsidRDefault="00146FDC" w:rsidP="00556C90">
      <w:pPr>
        <w:pStyle w:val="CodeBlockBPBHEB"/>
        <w:ind w:left="720"/>
      </w:pPr>
      <w:r w:rsidRPr="00556C90">
        <w:t>    .save("abfss://gold@stgazdeci.dfs.core.windows.net/</w:t>
      </w:r>
      <w:r w:rsidRPr="00306582">
        <w:t>transactions_with_category</w:t>
      </w:r>
      <w:r w:rsidRPr="00556C90">
        <w:t>")</w:t>
      </w:r>
    </w:p>
    <w:p w14:paraId="047C00BC" w14:textId="77777777" w:rsidR="00C073FD" w:rsidRDefault="00C073FD" w:rsidP="008B4AB8">
      <w:pPr>
        <w:pStyle w:val="NormalBPBHEB"/>
        <w:rPr>
          <w:lang w:val="en-IN"/>
        </w:rPr>
      </w:pPr>
    </w:p>
    <w:p w14:paraId="00293F8A" w14:textId="3903B7C4" w:rsidR="0062507E" w:rsidRPr="00556C90" w:rsidRDefault="008B4AB8" w:rsidP="008B4AB8">
      <w:pPr>
        <w:pStyle w:val="NormalBPBHEB"/>
      </w:pPr>
      <w:r>
        <w:t>Let us look at some of the b</w:t>
      </w:r>
      <w:r w:rsidRPr="00556C90">
        <w:t xml:space="preserve">est </w:t>
      </w:r>
      <w:r>
        <w:t>p</w:t>
      </w:r>
      <w:r w:rsidRPr="00556C90">
        <w:t>ractices</w:t>
      </w:r>
      <w:r>
        <w:t>:</w:t>
      </w:r>
    </w:p>
    <w:p w14:paraId="49773061" w14:textId="2E7091D7" w:rsidR="0062507E" w:rsidRDefault="0062507E">
      <w:pPr>
        <w:pStyle w:val="NormalBPBHEB"/>
        <w:numPr>
          <w:ilvl w:val="0"/>
          <w:numId w:val="22"/>
        </w:numPr>
      </w:pPr>
      <w:r w:rsidRPr="00556C90">
        <w:lastRenderedPageBreak/>
        <w:t>UDFs can be slower than built-in functions</w:t>
      </w:r>
      <w:r w:rsidR="00906C53">
        <w:t>. A</w:t>
      </w:r>
      <w:r w:rsidRPr="00556C90">
        <w:t>lways check if a Spark SQL function already exists.</w:t>
      </w:r>
      <w:r w:rsidR="00906C53">
        <w:t xml:space="preserve"> </w:t>
      </w:r>
    </w:p>
    <w:p w14:paraId="7C87C943" w14:textId="77777777" w:rsidR="0062507E" w:rsidRPr="00556C90" w:rsidRDefault="0062507E">
      <w:pPr>
        <w:pStyle w:val="NormalBPBHEB"/>
        <w:numPr>
          <w:ilvl w:val="0"/>
          <w:numId w:val="22"/>
        </w:numPr>
      </w:pPr>
      <w:r w:rsidRPr="00556C90">
        <w:t>Consider Pandas UDFs (Vectorized UDFs) for performance on large datasets.</w:t>
      </w:r>
    </w:p>
    <w:p w14:paraId="65DCB6A0" w14:textId="505C7A23" w:rsidR="0062507E" w:rsidRPr="00556C90" w:rsidRDefault="0062507E">
      <w:pPr>
        <w:pStyle w:val="NormalBPBHEB"/>
        <w:numPr>
          <w:ilvl w:val="0"/>
          <w:numId w:val="22"/>
        </w:numPr>
      </w:pPr>
      <w:r w:rsidRPr="00556C90">
        <w:t>Use UDFs mainly when business logic cannot be expressed with native Spark functions.</w:t>
      </w:r>
    </w:p>
    <w:p w14:paraId="61D29D18" w14:textId="0B8824DA" w:rsidR="005950D2" w:rsidRPr="005A7F1B" w:rsidRDefault="00461F47" w:rsidP="004C7003">
      <w:pPr>
        <w:pStyle w:val="Heading2BPBHEB"/>
      </w:pPr>
      <w:r w:rsidRPr="00461F47">
        <w:t xml:space="preserve">Working with JSON </w:t>
      </w:r>
      <w:r w:rsidR="003C6001">
        <w:t>d</w:t>
      </w:r>
      <w:r w:rsidRPr="00461F47">
        <w:t>ata in Azure Databricks</w:t>
      </w:r>
    </w:p>
    <w:p w14:paraId="5DEBDFCD" w14:textId="77777777" w:rsidR="00461F47" w:rsidRPr="00214517" w:rsidRDefault="00461F47" w:rsidP="003D3C54">
      <w:pPr>
        <w:pStyle w:val="NormalBPBHEB"/>
      </w:pPr>
      <w:r w:rsidRPr="00214517">
        <w:t>In many real-world pipelines, data is stored in semi-structured formats such as JSON. For example, user profiles may include nested attributes like preferences, device details, or location data.</w:t>
      </w:r>
    </w:p>
    <w:p w14:paraId="3B3C7F9C" w14:textId="787D4351" w:rsidR="00461F47" w:rsidRDefault="00461F47" w:rsidP="003D3C54">
      <w:pPr>
        <w:pStyle w:val="NormalBPBHEB"/>
      </w:pPr>
      <w:r w:rsidRPr="00214517">
        <w:t xml:space="preserve">PySpark provides functions such as </w:t>
      </w:r>
      <w:r w:rsidRPr="00214517">
        <w:rPr>
          <w:b/>
          <w:bCs/>
        </w:rPr>
        <w:t>from_json()</w:t>
      </w:r>
      <w:r w:rsidRPr="00214517">
        <w:t xml:space="preserve"> and </w:t>
      </w:r>
      <w:r w:rsidRPr="00214517">
        <w:rPr>
          <w:b/>
          <w:bCs/>
        </w:rPr>
        <w:t>get_json_object()</w:t>
      </w:r>
      <w:r w:rsidRPr="00214517">
        <w:t xml:space="preserve"> to parse and extract JSON fields, making it easier to transform semi-structured data into tabular form for analytics.</w:t>
      </w:r>
    </w:p>
    <w:p w14:paraId="2E6840D1" w14:textId="77777777" w:rsidR="00DB0AC1" w:rsidRPr="00214517" w:rsidRDefault="00DB0AC1" w:rsidP="003D3C54">
      <w:pPr>
        <w:pStyle w:val="NormalBPBHEB"/>
      </w:pPr>
    </w:p>
    <w:p w14:paraId="79B58911" w14:textId="77FFE8B0" w:rsidR="00F671A1" w:rsidRDefault="00F671A1" w:rsidP="00DB0AC1">
      <w:pPr>
        <w:pStyle w:val="Heading2BPBHEB"/>
      </w:pPr>
      <w:r w:rsidRPr="005B1822">
        <w:t>Recipe:</w:t>
      </w:r>
      <w:r w:rsidRPr="005B1822">
        <w:rPr>
          <w:rFonts w:eastAsiaTheme="minorHAnsi" w:cstheme="minorBidi"/>
        </w:rPr>
        <w:t xml:space="preserve"> </w:t>
      </w:r>
      <w:r w:rsidRPr="00F671A1">
        <w:t xml:space="preserve">Working with JSON </w:t>
      </w:r>
      <w:r w:rsidR="003C6001">
        <w:t>d</w:t>
      </w:r>
      <w:r w:rsidRPr="00F671A1">
        <w:t>ata</w:t>
      </w:r>
    </w:p>
    <w:p w14:paraId="2A2F8B47" w14:textId="7DE0CA95" w:rsidR="00DB0AC1" w:rsidRPr="003D3C54" w:rsidRDefault="00FB7FE4" w:rsidP="00214517">
      <w:pPr>
        <w:pStyle w:val="NormalBPBHEB"/>
        <w:rPr>
          <w:lang w:val="en-IN"/>
        </w:rPr>
      </w:pPr>
      <w:r w:rsidRPr="00330230">
        <w:t>Thi</w:t>
      </w:r>
      <w:r w:rsidR="003D3C54">
        <w:t>s</w:t>
      </w:r>
      <w:r w:rsidRPr="00330230">
        <w:t xml:space="preserve"> recipe demonstrates how to parse and flatten JSON data stored within a column using PySpark.</w:t>
      </w:r>
      <w:r w:rsidR="003D3C54">
        <w:t xml:space="preserve"> The steps are as follows:</w:t>
      </w:r>
    </w:p>
    <w:p w14:paraId="044E52EA" w14:textId="2B4F4296" w:rsidR="007A76F8" w:rsidRPr="003D3C54" w:rsidRDefault="007A76F8">
      <w:pPr>
        <w:pStyle w:val="NormalBPBHEB"/>
        <w:numPr>
          <w:ilvl w:val="0"/>
          <w:numId w:val="23"/>
        </w:numPr>
      </w:pPr>
      <w:r w:rsidRPr="00214517">
        <w:rPr>
          <w:b/>
          <w:bCs/>
          <w:lang w:val="en-IN"/>
        </w:rPr>
        <w:t xml:space="preserve">Sample JSON </w:t>
      </w:r>
      <w:r w:rsidR="003C6001">
        <w:rPr>
          <w:b/>
          <w:bCs/>
        </w:rPr>
        <w:t>d</w:t>
      </w:r>
      <w:r w:rsidRPr="003D3C54">
        <w:rPr>
          <w:b/>
          <w:bCs/>
        </w:rPr>
        <w:t>ata</w:t>
      </w:r>
      <w:r w:rsidR="00DB0AC1" w:rsidRPr="003D3C54">
        <w:t xml:space="preserve">: </w:t>
      </w:r>
      <w:r w:rsidR="00330230" w:rsidRPr="003D3C54">
        <w:t>In this example, assume the users dataset contains a column named preferences that stores user preferences as a JSON string.</w:t>
      </w:r>
    </w:p>
    <w:p w14:paraId="58033B10" w14:textId="5F6741DB" w:rsidR="007A76F8" w:rsidRPr="00306582" w:rsidRDefault="007A76F8" w:rsidP="00214517">
      <w:pPr>
        <w:pStyle w:val="CodeBlockBPBHEB"/>
        <w:ind w:left="720"/>
      </w:pPr>
      <w:r w:rsidRPr="00306582">
        <w:t>{"language": "English", "notifications": {"email": true, "sms": false}, "theme": "dark"}</w:t>
      </w:r>
    </w:p>
    <w:p w14:paraId="568D11AB" w14:textId="755F501F" w:rsidR="004C6070" w:rsidRPr="004C6070" w:rsidRDefault="007A76F8">
      <w:pPr>
        <w:pStyle w:val="NormalBPBHEB"/>
        <w:numPr>
          <w:ilvl w:val="0"/>
          <w:numId w:val="23"/>
        </w:numPr>
      </w:pPr>
      <w:r w:rsidRPr="00214517">
        <w:rPr>
          <w:b/>
          <w:bCs/>
        </w:rPr>
        <w:t xml:space="preserve">Load </w:t>
      </w:r>
      <w:r w:rsidR="003D3C54">
        <w:rPr>
          <w:b/>
          <w:bCs/>
        </w:rPr>
        <w:t>d</w:t>
      </w:r>
      <w:r w:rsidRPr="00214517">
        <w:rPr>
          <w:b/>
          <w:bCs/>
        </w:rPr>
        <w:t>ataset</w:t>
      </w:r>
      <w:r w:rsidR="00330230" w:rsidRPr="003D3C54">
        <w:t>: Load the users dataset containing the JSON column from the raw storage layer</w:t>
      </w:r>
      <w:r w:rsidR="003D3C54">
        <w:t>:</w:t>
      </w:r>
    </w:p>
    <w:p w14:paraId="780C0ABB" w14:textId="77777777" w:rsidR="00820DFA" w:rsidRPr="00820DFA" w:rsidRDefault="00820DFA" w:rsidP="00214517">
      <w:pPr>
        <w:pStyle w:val="CodeBlockBPBHEB"/>
        <w:ind w:left="720"/>
        <w:rPr>
          <w:lang w:val="en-IN"/>
        </w:rPr>
      </w:pPr>
      <w:r w:rsidRPr="00820DFA">
        <w:rPr>
          <w:lang w:val="en-IN"/>
        </w:rPr>
        <w:t>df_users = spark.read.format("csv") \</w:t>
      </w:r>
    </w:p>
    <w:p w14:paraId="01049376" w14:textId="77777777" w:rsidR="00820DFA" w:rsidRPr="00820DFA" w:rsidRDefault="00820DFA" w:rsidP="00214517">
      <w:pPr>
        <w:pStyle w:val="CodeBlockBPBHEB"/>
        <w:ind w:left="720"/>
        <w:rPr>
          <w:lang w:val="en-IN"/>
        </w:rPr>
      </w:pPr>
      <w:r w:rsidRPr="00820DFA">
        <w:rPr>
          <w:lang w:val="en-IN"/>
        </w:rPr>
        <w:t>    .option("header", "true") \</w:t>
      </w:r>
    </w:p>
    <w:p w14:paraId="2799BC28" w14:textId="77777777" w:rsidR="00820DFA" w:rsidRPr="00E72CDE" w:rsidRDefault="00820DFA" w:rsidP="00214517">
      <w:pPr>
        <w:pStyle w:val="CodeBlockBPBHEB"/>
        <w:ind w:left="720"/>
        <w:rPr>
          <w:lang w:val="de-DE"/>
        </w:rPr>
      </w:pPr>
      <w:r w:rsidRPr="00820DFA">
        <w:rPr>
          <w:lang w:val="en-IN"/>
        </w:rPr>
        <w:t xml:space="preserve">    </w:t>
      </w:r>
      <w:r w:rsidRPr="00E72CDE">
        <w:rPr>
          <w:lang w:val="de-DE"/>
        </w:rPr>
        <w:t>.option("inferSchema", "true") \</w:t>
      </w:r>
    </w:p>
    <w:p w14:paraId="4FD41D67" w14:textId="77777777" w:rsidR="00820DFA" w:rsidRPr="00E72CDE" w:rsidRDefault="00820DFA" w:rsidP="00214517">
      <w:pPr>
        <w:pStyle w:val="CodeBlockBPBHEB"/>
        <w:ind w:left="720"/>
        <w:rPr>
          <w:lang w:val="de-DE"/>
        </w:rPr>
      </w:pPr>
      <w:r w:rsidRPr="00E72CDE">
        <w:rPr>
          <w:lang w:val="de-DE"/>
        </w:rPr>
        <w:t>    .load("abfss://raw@stgazdeci.dfs.core.windows.net/users_with_json.csv")</w:t>
      </w:r>
    </w:p>
    <w:p w14:paraId="1778D9B7" w14:textId="77777777" w:rsidR="00820DFA" w:rsidRPr="00E72CDE" w:rsidRDefault="00820DFA" w:rsidP="00214517">
      <w:pPr>
        <w:pStyle w:val="CodeBlockBPBHEB"/>
        <w:ind w:left="720"/>
        <w:rPr>
          <w:lang w:val="de-DE"/>
        </w:rPr>
      </w:pPr>
    </w:p>
    <w:p w14:paraId="26E0008F" w14:textId="20D70301" w:rsidR="00820DFA" w:rsidRPr="00820DFA" w:rsidRDefault="00820DFA" w:rsidP="00214517">
      <w:pPr>
        <w:pStyle w:val="CodeBlockBPBHEB"/>
        <w:ind w:left="720"/>
        <w:rPr>
          <w:lang w:val="en-IN"/>
        </w:rPr>
      </w:pPr>
      <w:r w:rsidRPr="00820DFA">
        <w:rPr>
          <w:lang w:val="en-IN"/>
        </w:rPr>
        <w:t>df_users.show(5, truncate=False)</w:t>
      </w:r>
    </w:p>
    <w:p w14:paraId="321DE4ED" w14:textId="2CD4A2D5" w:rsidR="004C6070" w:rsidRPr="003C6001" w:rsidRDefault="007A76F8">
      <w:pPr>
        <w:pStyle w:val="NormalBPBHEB"/>
        <w:numPr>
          <w:ilvl w:val="0"/>
          <w:numId w:val="23"/>
        </w:numPr>
        <w:rPr>
          <w:b/>
          <w:bCs/>
          <w:color w:val="000000" w:themeColor="text1"/>
        </w:rPr>
      </w:pPr>
      <w:r w:rsidRPr="00214517">
        <w:rPr>
          <w:b/>
          <w:bCs/>
        </w:rPr>
        <w:t xml:space="preserve">Define JSON </w:t>
      </w:r>
      <w:r w:rsidR="003C6001">
        <w:rPr>
          <w:b/>
          <w:bCs/>
        </w:rPr>
        <w:t>s</w:t>
      </w:r>
      <w:r w:rsidRPr="00214517">
        <w:rPr>
          <w:b/>
          <w:bCs/>
        </w:rPr>
        <w:t>chema</w:t>
      </w:r>
      <w:r w:rsidR="00330230">
        <w:rPr>
          <w:b/>
          <w:bCs/>
        </w:rPr>
        <w:t xml:space="preserve">: </w:t>
      </w:r>
      <w:r w:rsidR="00330230" w:rsidRPr="003C6001">
        <w:rPr>
          <w:color w:val="000000" w:themeColor="text1"/>
        </w:rPr>
        <w:t>Before parsing the JSON column, define an explicit schema that represents the expected structure of the JSON data</w:t>
      </w:r>
      <w:r w:rsidR="003C6001">
        <w:rPr>
          <w:color w:val="000000" w:themeColor="text1"/>
        </w:rPr>
        <w:t>:</w:t>
      </w:r>
    </w:p>
    <w:p w14:paraId="4BABB67C" w14:textId="77777777" w:rsidR="007A76F8" w:rsidRPr="00306582" w:rsidRDefault="007A76F8" w:rsidP="00214517">
      <w:pPr>
        <w:pStyle w:val="CodeBlockBPBHEB"/>
        <w:ind w:left="720"/>
      </w:pPr>
      <w:r w:rsidRPr="00306582">
        <w:t>from pyspark.sql.types import StructType, StructField, StringType, BooleanType</w:t>
      </w:r>
    </w:p>
    <w:p w14:paraId="15848A0B" w14:textId="77777777" w:rsidR="007A76F8" w:rsidRPr="00306582" w:rsidRDefault="007A76F8" w:rsidP="00214517">
      <w:pPr>
        <w:pStyle w:val="CodeBlockBPBHEB"/>
        <w:ind w:left="720"/>
      </w:pPr>
    </w:p>
    <w:p w14:paraId="18B0770E" w14:textId="77777777" w:rsidR="007A76F8" w:rsidRPr="00306582" w:rsidRDefault="007A76F8" w:rsidP="00214517">
      <w:pPr>
        <w:pStyle w:val="CodeBlockBPBHEB"/>
        <w:ind w:left="720"/>
      </w:pPr>
      <w:r w:rsidRPr="00306582">
        <w:t>preferences_schema = StructType([</w:t>
      </w:r>
    </w:p>
    <w:p w14:paraId="44D40A42" w14:textId="77777777" w:rsidR="007A76F8" w:rsidRPr="00306582" w:rsidRDefault="007A76F8" w:rsidP="00214517">
      <w:pPr>
        <w:pStyle w:val="CodeBlockBPBHEB"/>
        <w:ind w:left="720"/>
      </w:pPr>
      <w:r w:rsidRPr="00306582">
        <w:t xml:space="preserve">    StructField("language", StringType(), True),</w:t>
      </w:r>
    </w:p>
    <w:p w14:paraId="159A6C55" w14:textId="77777777" w:rsidR="007A76F8" w:rsidRPr="00306582" w:rsidRDefault="007A76F8" w:rsidP="00214517">
      <w:pPr>
        <w:pStyle w:val="CodeBlockBPBHEB"/>
        <w:ind w:left="720"/>
      </w:pPr>
      <w:r w:rsidRPr="00306582">
        <w:t xml:space="preserve">    StructField("theme", StringType(), True),</w:t>
      </w:r>
    </w:p>
    <w:p w14:paraId="603AB100" w14:textId="77777777" w:rsidR="007A76F8" w:rsidRPr="00306582" w:rsidRDefault="007A76F8" w:rsidP="00214517">
      <w:pPr>
        <w:pStyle w:val="CodeBlockBPBHEB"/>
        <w:ind w:left="720"/>
      </w:pPr>
      <w:r w:rsidRPr="00306582">
        <w:t xml:space="preserve">    StructField("notifications", StructType([</w:t>
      </w:r>
    </w:p>
    <w:p w14:paraId="46A528B6" w14:textId="77777777" w:rsidR="007A76F8" w:rsidRPr="00306582" w:rsidRDefault="007A76F8" w:rsidP="00214517">
      <w:pPr>
        <w:pStyle w:val="CodeBlockBPBHEB"/>
        <w:ind w:left="720"/>
      </w:pPr>
      <w:r w:rsidRPr="00306582">
        <w:t xml:space="preserve">        StructField("email", BooleanType(), True),</w:t>
      </w:r>
    </w:p>
    <w:p w14:paraId="4917B48B" w14:textId="77777777" w:rsidR="007A76F8" w:rsidRPr="00306582" w:rsidRDefault="007A76F8" w:rsidP="00214517">
      <w:pPr>
        <w:pStyle w:val="CodeBlockBPBHEB"/>
        <w:ind w:left="720"/>
      </w:pPr>
      <w:r w:rsidRPr="00306582">
        <w:lastRenderedPageBreak/>
        <w:t xml:space="preserve">        StructField("sms", BooleanType(), True)</w:t>
      </w:r>
    </w:p>
    <w:p w14:paraId="2D761DF3" w14:textId="77777777" w:rsidR="007A76F8" w:rsidRPr="00306582" w:rsidRDefault="007A76F8" w:rsidP="00214517">
      <w:pPr>
        <w:pStyle w:val="CodeBlockBPBHEB"/>
        <w:ind w:left="720"/>
      </w:pPr>
      <w:r w:rsidRPr="00306582">
        <w:t xml:space="preserve">    ]))</w:t>
      </w:r>
    </w:p>
    <w:p w14:paraId="64A2BD09" w14:textId="2767CADF" w:rsidR="007A76F8" w:rsidRDefault="007A76F8" w:rsidP="00214517">
      <w:pPr>
        <w:pStyle w:val="CodeBlockBPBHEB"/>
        <w:ind w:left="720"/>
      </w:pPr>
      <w:r w:rsidRPr="00306582">
        <w:t>])</w:t>
      </w:r>
    </w:p>
    <w:p w14:paraId="37DB1E63" w14:textId="77777777" w:rsidR="00330230" w:rsidRPr="00306582" w:rsidRDefault="00330230" w:rsidP="00330230">
      <w:pPr>
        <w:pStyle w:val="CodeBlockBPBHEB"/>
      </w:pPr>
    </w:p>
    <w:p w14:paraId="21CBB9C9" w14:textId="75901AB5" w:rsidR="007A76F8" w:rsidRPr="003C6001" w:rsidRDefault="007A76F8">
      <w:pPr>
        <w:pStyle w:val="NormalBPBHEB"/>
        <w:numPr>
          <w:ilvl w:val="0"/>
          <w:numId w:val="23"/>
        </w:numPr>
        <w:rPr>
          <w:b/>
          <w:bCs/>
          <w:color w:val="000000" w:themeColor="text1"/>
        </w:rPr>
      </w:pPr>
      <w:r w:rsidRPr="00214517">
        <w:rPr>
          <w:b/>
          <w:bCs/>
        </w:rPr>
        <w:t xml:space="preserve">Parse JSON </w:t>
      </w:r>
      <w:r w:rsidR="003C6001">
        <w:rPr>
          <w:b/>
          <w:bCs/>
        </w:rPr>
        <w:t>column</w:t>
      </w:r>
      <w:r w:rsidR="00330230">
        <w:rPr>
          <w:b/>
          <w:bCs/>
        </w:rPr>
        <w:t xml:space="preserve">: </w:t>
      </w:r>
      <w:r w:rsidR="00330230" w:rsidRPr="003C6001">
        <w:rPr>
          <w:color w:val="000000" w:themeColor="text1"/>
        </w:rPr>
        <w:t>Use the from_json() function to convert the JSON string into a structured column based on the defined schema</w:t>
      </w:r>
      <w:r w:rsidR="003C6001">
        <w:rPr>
          <w:color w:val="000000" w:themeColor="text1"/>
        </w:rPr>
        <w:t>:</w:t>
      </w:r>
    </w:p>
    <w:p w14:paraId="4BDD8633" w14:textId="77777777" w:rsidR="004C6070" w:rsidRPr="004C6070" w:rsidRDefault="004C6070" w:rsidP="004C6070">
      <w:pPr>
        <w:pStyle w:val="NormalBPBHEB"/>
      </w:pPr>
    </w:p>
    <w:p w14:paraId="3C29ADE3" w14:textId="77777777" w:rsidR="00820DFA" w:rsidRPr="00820DFA" w:rsidRDefault="00820DFA" w:rsidP="00214517">
      <w:pPr>
        <w:pStyle w:val="CodeBlockBPBHEB"/>
        <w:ind w:left="720"/>
        <w:rPr>
          <w:lang w:val="en-IN"/>
        </w:rPr>
      </w:pPr>
      <w:r w:rsidRPr="00820DFA">
        <w:rPr>
          <w:lang w:val="en-IN"/>
        </w:rPr>
        <w:t>from pyspark.sql.functions import from_json, col</w:t>
      </w:r>
    </w:p>
    <w:p w14:paraId="2600A027" w14:textId="77777777" w:rsidR="00820DFA" w:rsidRPr="00820DFA" w:rsidRDefault="00820DFA" w:rsidP="00214517">
      <w:pPr>
        <w:pStyle w:val="CodeBlockBPBHEB"/>
        <w:ind w:left="720"/>
        <w:rPr>
          <w:lang w:val="en-IN"/>
        </w:rPr>
      </w:pPr>
    </w:p>
    <w:p w14:paraId="010CC4F9" w14:textId="77777777" w:rsidR="00820DFA" w:rsidRPr="00820DFA" w:rsidRDefault="00820DFA" w:rsidP="00214517">
      <w:pPr>
        <w:pStyle w:val="CodeBlockBPBHEB"/>
        <w:ind w:left="720"/>
        <w:rPr>
          <w:lang w:val="en-IN"/>
        </w:rPr>
      </w:pPr>
      <w:r w:rsidRPr="00820DFA">
        <w:rPr>
          <w:lang w:val="en-IN"/>
        </w:rPr>
        <w:t>df_parsed = df_users.withColumn(</w:t>
      </w:r>
    </w:p>
    <w:p w14:paraId="61ED3EE6" w14:textId="77777777" w:rsidR="00820DFA" w:rsidRPr="00820DFA" w:rsidRDefault="00820DFA" w:rsidP="00214517">
      <w:pPr>
        <w:pStyle w:val="CodeBlockBPBHEB"/>
        <w:ind w:left="720"/>
        <w:rPr>
          <w:lang w:val="en-IN"/>
        </w:rPr>
      </w:pPr>
      <w:r w:rsidRPr="00820DFA">
        <w:rPr>
          <w:lang w:val="en-IN"/>
        </w:rPr>
        <w:t>    "preferences_parsed",</w:t>
      </w:r>
    </w:p>
    <w:p w14:paraId="6592F178" w14:textId="77777777" w:rsidR="00820DFA" w:rsidRPr="00820DFA" w:rsidRDefault="00820DFA" w:rsidP="00214517">
      <w:pPr>
        <w:pStyle w:val="CodeBlockBPBHEB"/>
        <w:ind w:left="720"/>
        <w:rPr>
          <w:lang w:val="en-IN"/>
        </w:rPr>
      </w:pPr>
      <w:r w:rsidRPr="00820DFA">
        <w:rPr>
          <w:lang w:val="en-IN"/>
        </w:rPr>
        <w:t>    from_json(col("preferences"), preferences_schema)</w:t>
      </w:r>
    </w:p>
    <w:p w14:paraId="51466DD2" w14:textId="77777777" w:rsidR="00820DFA" w:rsidRPr="00820DFA" w:rsidRDefault="00820DFA" w:rsidP="00214517">
      <w:pPr>
        <w:pStyle w:val="CodeBlockBPBHEB"/>
        <w:ind w:left="720"/>
        <w:rPr>
          <w:lang w:val="en-IN"/>
        </w:rPr>
      </w:pPr>
      <w:r w:rsidRPr="00820DFA">
        <w:rPr>
          <w:lang w:val="en-IN"/>
        </w:rPr>
        <w:t>)</w:t>
      </w:r>
    </w:p>
    <w:p w14:paraId="15EFFA57" w14:textId="77777777" w:rsidR="00820DFA" w:rsidRPr="00820DFA" w:rsidRDefault="00820DFA" w:rsidP="00214517">
      <w:pPr>
        <w:pStyle w:val="CodeBlockBPBHEB"/>
        <w:ind w:left="720"/>
        <w:rPr>
          <w:lang w:val="en-IN"/>
        </w:rPr>
      </w:pPr>
    </w:p>
    <w:p w14:paraId="07FD0162" w14:textId="0788BF7C" w:rsidR="00820DFA" w:rsidRDefault="00820DFA" w:rsidP="00214517">
      <w:pPr>
        <w:pStyle w:val="CodeBlockBPBHEB"/>
        <w:ind w:left="720"/>
        <w:rPr>
          <w:lang w:val="en-IN"/>
        </w:rPr>
      </w:pPr>
      <w:r w:rsidRPr="00820DFA">
        <w:rPr>
          <w:lang w:val="en-IN"/>
        </w:rPr>
        <w:t>df_parsed.select("user_id", "name", "email", "signup_date", "country", "preferences_parsed.*").display()</w:t>
      </w:r>
    </w:p>
    <w:p w14:paraId="381D23E2" w14:textId="77777777" w:rsidR="00330230" w:rsidRPr="00820DFA" w:rsidRDefault="00330230" w:rsidP="00214517">
      <w:pPr>
        <w:pStyle w:val="CodeBlockBPBHEB"/>
        <w:ind w:left="720"/>
        <w:rPr>
          <w:lang w:val="en-IN"/>
        </w:rPr>
      </w:pPr>
    </w:p>
    <w:p w14:paraId="6C2443A7" w14:textId="30AFE0D4" w:rsidR="004C6070" w:rsidRPr="003C6001" w:rsidRDefault="007A76F8">
      <w:pPr>
        <w:pStyle w:val="NormalBPBHEB"/>
        <w:numPr>
          <w:ilvl w:val="0"/>
          <w:numId w:val="23"/>
        </w:numPr>
        <w:rPr>
          <w:b/>
          <w:bCs/>
          <w:color w:val="000000" w:themeColor="text1"/>
        </w:rPr>
      </w:pPr>
      <w:r w:rsidRPr="00214517">
        <w:rPr>
          <w:b/>
          <w:bCs/>
        </w:rPr>
        <w:t xml:space="preserve">Extract </w:t>
      </w:r>
      <w:r w:rsidR="003C6001">
        <w:rPr>
          <w:b/>
          <w:bCs/>
        </w:rPr>
        <w:t>fields</w:t>
      </w:r>
      <w:r w:rsidR="00330230">
        <w:rPr>
          <w:b/>
          <w:bCs/>
        </w:rPr>
        <w:t xml:space="preserve">: </w:t>
      </w:r>
      <w:r w:rsidR="00330230" w:rsidRPr="003C6001">
        <w:rPr>
          <w:color w:val="000000" w:themeColor="text1"/>
        </w:rPr>
        <w:t>After parsing the JSON, extract nested attributes and flatten them into individual columns</w:t>
      </w:r>
      <w:r w:rsidR="003C6001">
        <w:rPr>
          <w:color w:val="000000" w:themeColor="text1"/>
        </w:rPr>
        <w:t>:</w:t>
      </w:r>
    </w:p>
    <w:p w14:paraId="2F4A157C" w14:textId="77777777" w:rsidR="00820DFA" w:rsidRPr="00820DFA" w:rsidRDefault="00820DFA" w:rsidP="00214517">
      <w:pPr>
        <w:pStyle w:val="CodeBlockBPBHEB"/>
        <w:ind w:left="720"/>
        <w:rPr>
          <w:lang w:val="en-IN"/>
        </w:rPr>
      </w:pPr>
      <w:r w:rsidRPr="00820DFA">
        <w:rPr>
          <w:lang w:val="en-IN"/>
        </w:rPr>
        <w:t>df_flattened = df_parsed.select(</w:t>
      </w:r>
    </w:p>
    <w:p w14:paraId="4826F42A" w14:textId="77777777" w:rsidR="00820DFA" w:rsidRPr="00820DFA" w:rsidRDefault="00820DFA" w:rsidP="00214517">
      <w:pPr>
        <w:pStyle w:val="CodeBlockBPBHEB"/>
        <w:ind w:left="720"/>
        <w:rPr>
          <w:lang w:val="en-IN"/>
        </w:rPr>
      </w:pPr>
      <w:r w:rsidRPr="00820DFA">
        <w:rPr>
          <w:lang w:val="en-IN"/>
        </w:rPr>
        <w:t>    "user_id", "name", "email", "signup_date", "country",</w:t>
      </w:r>
    </w:p>
    <w:p w14:paraId="1971B8FD" w14:textId="77777777" w:rsidR="00820DFA" w:rsidRPr="00FE3261" w:rsidRDefault="00820DFA" w:rsidP="00214517">
      <w:pPr>
        <w:pStyle w:val="CodeBlockBPBHEB"/>
        <w:ind w:left="720"/>
        <w:rPr>
          <w:lang w:val="en-IN"/>
          <w:rPrChange w:id="62" w:author="Dr. Magesh Kasthuri" w:date="2026-05-26T21:58:00Z" w16du:dateUtc="2026-05-26T16:28:00Z">
            <w:rPr>
              <w:lang w:val="pt-BR"/>
            </w:rPr>
          </w:rPrChange>
        </w:rPr>
      </w:pPr>
      <w:r w:rsidRPr="00820DFA">
        <w:rPr>
          <w:lang w:val="en-IN"/>
        </w:rPr>
        <w:t xml:space="preserve">    </w:t>
      </w:r>
      <w:r w:rsidRPr="00FE3261">
        <w:rPr>
          <w:lang w:val="en-IN"/>
          <w:rPrChange w:id="63" w:author="Dr. Magesh Kasthuri" w:date="2026-05-26T21:58:00Z" w16du:dateUtc="2026-05-26T16:28:00Z">
            <w:rPr>
              <w:lang w:val="pt-BR"/>
            </w:rPr>
          </w:rPrChange>
        </w:rPr>
        <w:t>col("preferences_parsed.language").alias("language"),</w:t>
      </w:r>
    </w:p>
    <w:p w14:paraId="3AD2918F" w14:textId="77777777" w:rsidR="00820DFA" w:rsidRPr="00820DFA" w:rsidRDefault="00820DFA" w:rsidP="00214517">
      <w:pPr>
        <w:pStyle w:val="CodeBlockBPBHEB"/>
        <w:ind w:left="720"/>
        <w:rPr>
          <w:lang w:val="en-IN"/>
        </w:rPr>
      </w:pPr>
      <w:r w:rsidRPr="00FE3261">
        <w:rPr>
          <w:lang w:val="en-IN"/>
          <w:rPrChange w:id="64" w:author="Dr. Magesh Kasthuri" w:date="2026-05-26T21:58:00Z" w16du:dateUtc="2026-05-26T16:28:00Z">
            <w:rPr>
              <w:lang w:val="pt-BR"/>
            </w:rPr>
          </w:rPrChange>
        </w:rPr>
        <w:t xml:space="preserve">    </w:t>
      </w:r>
      <w:r w:rsidRPr="00820DFA">
        <w:rPr>
          <w:lang w:val="en-IN"/>
        </w:rPr>
        <w:t>col("preferences_parsed.theme").alias("theme"),</w:t>
      </w:r>
    </w:p>
    <w:p w14:paraId="3B26F803" w14:textId="77777777" w:rsidR="00820DFA" w:rsidRPr="00820DFA" w:rsidRDefault="00820DFA" w:rsidP="00214517">
      <w:pPr>
        <w:pStyle w:val="CodeBlockBPBHEB"/>
        <w:ind w:left="720"/>
        <w:rPr>
          <w:lang w:val="en-IN"/>
        </w:rPr>
      </w:pPr>
      <w:r w:rsidRPr="00820DFA">
        <w:rPr>
          <w:lang w:val="en-IN"/>
        </w:rPr>
        <w:t>    col("preferences_parsed.notifications.email").alias("email_opt_in"),</w:t>
      </w:r>
    </w:p>
    <w:p w14:paraId="6105557E" w14:textId="77777777" w:rsidR="00820DFA" w:rsidRPr="00820DFA" w:rsidRDefault="00820DFA" w:rsidP="00214517">
      <w:pPr>
        <w:pStyle w:val="CodeBlockBPBHEB"/>
        <w:ind w:left="720"/>
        <w:rPr>
          <w:lang w:val="en-IN"/>
        </w:rPr>
      </w:pPr>
      <w:r w:rsidRPr="00820DFA">
        <w:rPr>
          <w:lang w:val="en-IN"/>
        </w:rPr>
        <w:t>    col("preferences_parsed.notifications.sms").alias("sms_opt_in")</w:t>
      </w:r>
    </w:p>
    <w:p w14:paraId="24ADAAC7" w14:textId="77777777" w:rsidR="00820DFA" w:rsidRPr="00820DFA" w:rsidRDefault="00820DFA" w:rsidP="00214517">
      <w:pPr>
        <w:pStyle w:val="CodeBlockBPBHEB"/>
        <w:ind w:left="720"/>
        <w:rPr>
          <w:lang w:val="en-IN"/>
        </w:rPr>
      </w:pPr>
      <w:r w:rsidRPr="00820DFA">
        <w:rPr>
          <w:lang w:val="en-IN"/>
        </w:rPr>
        <w:t>)</w:t>
      </w:r>
    </w:p>
    <w:p w14:paraId="357D4C44" w14:textId="77777777" w:rsidR="00820DFA" w:rsidRPr="00820DFA" w:rsidRDefault="00820DFA" w:rsidP="00214517">
      <w:pPr>
        <w:pStyle w:val="CodeBlockBPBHEB"/>
        <w:ind w:left="720"/>
        <w:rPr>
          <w:lang w:val="en-IN"/>
        </w:rPr>
      </w:pPr>
    </w:p>
    <w:p w14:paraId="337DEFCE" w14:textId="40706C6C" w:rsidR="00820DFA" w:rsidRPr="00820DFA" w:rsidRDefault="00820DFA" w:rsidP="00214517">
      <w:pPr>
        <w:pStyle w:val="CodeBlockBPBHEB"/>
        <w:ind w:left="720"/>
        <w:rPr>
          <w:lang w:val="en-IN"/>
        </w:rPr>
      </w:pPr>
      <w:r w:rsidRPr="00820DFA">
        <w:rPr>
          <w:lang w:val="en-IN"/>
        </w:rPr>
        <w:t>df_flattened.display()</w:t>
      </w:r>
    </w:p>
    <w:p w14:paraId="2EE559A5" w14:textId="77777777" w:rsidR="00330230" w:rsidRDefault="00330230" w:rsidP="004C6070">
      <w:pPr>
        <w:pStyle w:val="NormalBPBHEB"/>
        <w:rPr>
          <w:lang w:val="en-IN"/>
        </w:rPr>
      </w:pPr>
    </w:p>
    <w:p w14:paraId="22EA8771" w14:textId="4D4DBDB8" w:rsidR="00330230" w:rsidRPr="00330230" w:rsidRDefault="00330230" w:rsidP="003C6001">
      <w:pPr>
        <w:pStyle w:val="NormalBPBHEB"/>
        <w:rPr>
          <w:lang w:val="en-IN"/>
        </w:rPr>
      </w:pPr>
      <w:r w:rsidRPr="00330230">
        <w:t>The following output shows the flattened view of the parsed JSON data</w:t>
      </w:r>
      <w:r w:rsidR="003C6001">
        <w:t>:</w:t>
      </w:r>
    </w:p>
    <w:p w14:paraId="4A2DE877" w14:textId="1643ED9C" w:rsidR="0091533A" w:rsidRDefault="0091533A" w:rsidP="00214517">
      <w:pPr>
        <w:pStyle w:val="FigureBPBHEB"/>
        <w:rPr>
          <w:lang w:val="en-IN"/>
        </w:rPr>
      </w:pPr>
      <w:r>
        <w:rPr>
          <w:noProof/>
          <w:lang w:val="en-IN"/>
        </w:rPr>
        <w:drawing>
          <wp:inline distT="0" distB="0" distL="0" distR="0" wp14:anchorId="46FF35FD" wp14:editId="25F83055">
            <wp:extent cx="5731510" cy="1631950"/>
            <wp:effectExtent l="19050" t="19050" r="21590" b="25400"/>
            <wp:docPr id="648169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69009" name="Picture 648169009"/>
                    <pic:cNvPicPr/>
                  </pic:nvPicPr>
                  <pic:blipFill>
                    <a:blip r:embed="rId29">
                      <a:extLst>
                        <a:ext uri="{28A0092B-C50C-407E-A947-70E740481C1C}">
                          <a14:useLocalDpi xmlns:a14="http://schemas.microsoft.com/office/drawing/2010/main" val="0"/>
                        </a:ext>
                      </a:extLst>
                    </a:blip>
                    <a:stretch>
                      <a:fillRect/>
                    </a:stretch>
                  </pic:blipFill>
                  <pic:spPr>
                    <a:xfrm>
                      <a:off x="0" y="0"/>
                      <a:ext cx="5731510" cy="1631950"/>
                    </a:xfrm>
                    <a:prstGeom prst="rect">
                      <a:avLst/>
                    </a:prstGeom>
                    <a:ln w="3175">
                      <a:solidFill>
                        <a:schemeClr val="tx1"/>
                      </a:solidFill>
                    </a:ln>
                  </pic:spPr>
                </pic:pic>
              </a:graphicData>
            </a:graphic>
          </wp:inline>
        </w:drawing>
      </w:r>
    </w:p>
    <w:p w14:paraId="4E644A77" w14:textId="66A3626B" w:rsidR="0091533A" w:rsidRDefault="0091533A" w:rsidP="00214517">
      <w:pPr>
        <w:pStyle w:val="FigureCaptionBPBHEB"/>
      </w:pPr>
      <w:r w:rsidRPr="00435F0C">
        <w:rPr>
          <w:b/>
          <w:bCs w:val="0"/>
        </w:rPr>
        <w:t>Figure 4.1</w:t>
      </w:r>
      <w:ins w:id="65" w:author="Saaimithra Pragadeesh" w:date="2026-05-16T13:11:00Z" w16du:dateUtc="2026-05-16T07:41:00Z">
        <w:r w:rsidR="00814F87">
          <w:rPr>
            <w:b/>
            <w:bCs w:val="0"/>
          </w:rPr>
          <w:t>7</w:t>
        </w:r>
      </w:ins>
      <w:del w:id="66" w:author="Saaimithra Pragadeesh" w:date="2026-05-16T13:11:00Z" w16du:dateUtc="2026-05-16T07:41:00Z">
        <w:r w:rsidRPr="00435F0C" w:rsidDel="00814F87">
          <w:rPr>
            <w:b/>
            <w:bCs w:val="0"/>
          </w:rPr>
          <w:delText>6</w:delText>
        </w:r>
      </w:del>
      <w:r w:rsidRPr="00435F0C">
        <w:rPr>
          <w:b/>
          <w:bCs w:val="0"/>
        </w:rPr>
        <w:t>:</w:t>
      </w:r>
      <w:r w:rsidRPr="00214517">
        <w:t xml:space="preserve"> </w:t>
      </w:r>
      <w:r w:rsidRPr="004C6070">
        <w:t>Records in DataFrame after flattening</w:t>
      </w:r>
    </w:p>
    <w:p w14:paraId="093FAF64" w14:textId="77777777" w:rsidR="00330230" w:rsidRPr="00214517" w:rsidRDefault="00330230" w:rsidP="003C6001">
      <w:pPr>
        <w:pStyle w:val="NormalBPBHEB"/>
      </w:pPr>
    </w:p>
    <w:p w14:paraId="353CB63E" w14:textId="4EC7DBCA" w:rsidR="004C6070" w:rsidRPr="003C6001" w:rsidRDefault="007A76F8">
      <w:pPr>
        <w:pStyle w:val="NormalBPBHEB"/>
        <w:numPr>
          <w:ilvl w:val="0"/>
          <w:numId w:val="23"/>
        </w:numPr>
        <w:rPr>
          <w:b/>
          <w:bCs/>
          <w:color w:val="000000" w:themeColor="text1"/>
        </w:rPr>
      </w:pPr>
      <w:r w:rsidRPr="004C6070">
        <w:rPr>
          <w:b/>
          <w:bCs/>
        </w:rPr>
        <w:lastRenderedPageBreak/>
        <w:t xml:space="preserve">Save </w:t>
      </w:r>
      <w:r w:rsidR="003C6001" w:rsidRPr="004C6070">
        <w:rPr>
          <w:b/>
          <w:bCs/>
        </w:rPr>
        <w:t>flattened data</w:t>
      </w:r>
      <w:r w:rsidR="004C6070">
        <w:rPr>
          <w:b/>
          <w:bCs/>
        </w:rPr>
        <w:t>:</w:t>
      </w:r>
      <w:r w:rsidR="00330230">
        <w:rPr>
          <w:b/>
          <w:bCs/>
        </w:rPr>
        <w:t xml:space="preserve"> </w:t>
      </w:r>
      <w:r w:rsidR="00330230" w:rsidRPr="003C6001">
        <w:rPr>
          <w:color w:val="000000" w:themeColor="text1"/>
        </w:rPr>
        <w:t>Persist the flattened dataset to the Silver layer for downstream transformations and analytics</w:t>
      </w:r>
      <w:r w:rsidR="003C6001">
        <w:rPr>
          <w:color w:val="000000" w:themeColor="text1"/>
        </w:rPr>
        <w:t>:</w:t>
      </w:r>
    </w:p>
    <w:p w14:paraId="7217A6B7" w14:textId="77777777" w:rsidR="004C0BFC" w:rsidRPr="00E72CDE" w:rsidRDefault="004C0BFC" w:rsidP="00214517">
      <w:pPr>
        <w:pStyle w:val="CodeBlockBPBHEB"/>
        <w:ind w:left="720"/>
        <w:rPr>
          <w:lang w:val="de-DE"/>
        </w:rPr>
      </w:pPr>
      <w:r w:rsidRPr="00E72CDE">
        <w:rPr>
          <w:lang w:val="de-DE"/>
        </w:rPr>
        <w:t>df_flattened.write.format("delta") \</w:t>
      </w:r>
    </w:p>
    <w:p w14:paraId="1063B810" w14:textId="77777777" w:rsidR="004C0BFC" w:rsidRPr="004C0BFC" w:rsidRDefault="004C0BFC" w:rsidP="00214517">
      <w:pPr>
        <w:pStyle w:val="CodeBlockBPBHEB"/>
        <w:ind w:left="720"/>
        <w:rPr>
          <w:lang w:val="en-IN"/>
        </w:rPr>
      </w:pPr>
      <w:r w:rsidRPr="00E72CDE">
        <w:rPr>
          <w:lang w:val="de-DE"/>
        </w:rPr>
        <w:t xml:space="preserve">    </w:t>
      </w:r>
      <w:r w:rsidRPr="004C0BFC">
        <w:rPr>
          <w:lang w:val="en-IN"/>
        </w:rPr>
        <w:t>.mode("overwrite") \</w:t>
      </w:r>
    </w:p>
    <w:p w14:paraId="68BD12D5" w14:textId="5C3C3AE1" w:rsidR="004C0BFC" w:rsidRPr="004C0BFC" w:rsidRDefault="004C0BFC" w:rsidP="00214517">
      <w:pPr>
        <w:pStyle w:val="CodeBlockBPBHEB"/>
        <w:ind w:left="720"/>
        <w:rPr>
          <w:lang w:val="en-IN"/>
        </w:rPr>
      </w:pPr>
      <w:r w:rsidRPr="004C0BFC">
        <w:rPr>
          <w:lang w:val="en-IN"/>
        </w:rPr>
        <w:t>    .save("abfss://silver@stgazdeci.dfs.core.windows.net/users_flattened")</w:t>
      </w:r>
    </w:p>
    <w:p w14:paraId="2AC7F906" w14:textId="77777777" w:rsidR="007A76F8" w:rsidRDefault="007A76F8" w:rsidP="007A76F8">
      <w:pPr>
        <w:pStyle w:val="NormalBPBHEB"/>
        <w:rPr>
          <w:lang w:val="en-IN"/>
        </w:rPr>
      </w:pPr>
    </w:p>
    <w:p w14:paraId="2EC56333" w14:textId="59AAD98D" w:rsidR="004C581B" w:rsidRPr="003C6001" w:rsidRDefault="003C6001" w:rsidP="004C581B">
      <w:pPr>
        <w:pStyle w:val="NormalBPBHEB"/>
        <w:rPr>
          <w:lang w:val="en-IN"/>
        </w:rPr>
      </w:pPr>
      <w:r w:rsidRPr="003C6001">
        <w:rPr>
          <w:lang w:val="en-IN"/>
        </w:rPr>
        <w:t>Consider the following:</w:t>
      </w:r>
    </w:p>
    <w:p w14:paraId="657B6B79" w14:textId="77777777" w:rsidR="004C581B" w:rsidRPr="004C581B" w:rsidRDefault="004C581B">
      <w:pPr>
        <w:pStyle w:val="NormalBPBHEB"/>
        <w:numPr>
          <w:ilvl w:val="0"/>
          <w:numId w:val="38"/>
        </w:numPr>
        <w:rPr>
          <w:lang w:val="en-IN"/>
        </w:rPr>
      </w:pPr>
      <w:r w:rsidRPr="004C581B">
        <w:rPr>
          <w:lang w:val="en-IN"/>
        </w:rPr>
        <w:t>Ensure JSON strings in CSV files are properly quoted and escaped; otherwise, rows may break during parsing.</w:t>
      </w:r>
    </w:p>
    <w:p w14:paraId="4AD6F9E4" w14:textId="77777777" w:rsidR="004C581B" w:rsidRPr="004C581B" w:rsidRDefault="004C581B">
      <w:pPr>
        <w:pStyle w:val="NormalBPBHEB"/>
        <w:numPr>
          <w:ilvl w:val="0"/>
          <w:numId w:val="38"/>
        </w:numPr>
        <w:rPr>
          <w:lang w:val="en-IN"/>
        </w:rPr>
      </w:pPr>
      <w:r w:rsidRPr="004C581B">
        <w:rPr>
          <w:lang w:val="en-IN"/>
        </w:rPr>
        <w:t>In production pipelines, prefer providing an explicit CSV schema instead of using inferSchema.</w:t>
      </w:r>
    </w:p>
    <w:p w14:paraId="343D801D" w14:textId="77777777" w:rsidR="004C581B" w:rsidRPr="004C581B" w:rsidRDefault="004C581B">
      <w:pPr>
        <w:pStyle w:val="NormalBPBHEB"/>
        <w:numPr>
          <w:ilvl w:val="0"/>
          <w:numId w:val="38"/>
        </w:numPr>
        <w:rPr>
          <w:lang w:val="en-IN"/>
        </w:rPr>
      </w:pPr>
      <w:r w:rsidRPr="004C581B">
        <w:rPr>
          <w:lang w:val="en-IN"/>
        </w:rPr>
        <w:t>Use get_json_object() only for simple, single-field extraction scenarios.</w:t>
      </w:r>
    </w:p>
    <w:p w14:paraId="143EAA06" w14:textId="77777777" w:rsidR="004C581B" w:rsidRDefault="004C581B" w:rsidP="007A76F8">
      <w:pPr>
        <w:pStyle w:val="NormalBPBHEB"/>
        <w:rPr>
          <w:lang w:val="en-IN"/>
        </w:rPr>
      </w:pPr>
    </w:p>
    <w:p w14:paraId="37CC8394" w14:textId="0CC10B5D" w:rsidR="007A76F8" w:rsidRPr="00214517" w:rsidRDefault="004C6070" w:rsidP="004C6070">
      <w:pPr>
        <w:pStyle w:val="NormalBPBHEB"/>
      </w:pPr>
      <w:r>
        <w:t>Let us look at some of the b</w:t>
      </w:r>
      <w:r w:rsidRPr="00214517">
        <w:t xml:space="preserve">est </w:t>
      </w:r>
      <w:r>
        <w:t>p</w:t>
      </w:r>
      <w:r w:rsidRPr="00214517">
        <w:t>ractices</w:t>
      </w:r>
      <w:r>
        <w:t>:</w:t>
      </w:r>
    </w:p>
    <w:p w14:paraId="3BE0A653" w14:textId="26A3AAA2" w:rsidR="007A76F8" w:rsidRPr="00214517" w:rsidRDefault="007A76F8">
      <w:pPr>
        <w:pStyle w:val="NormalBPBHEB"/>
        <w:numPr>
          <w:ilvl w:val="0"/>
          <w:numId w:val="24"/>
        </w:numPr>
      </w:pPr>
      <w:r w:rsidRPr="00214517">
        <w:t>Use schemas (from_json) instead of get_json_object() when working with complex/nested JSON</w:t>
      </w:r>
      <w:r w:rsidR="004C6070">
        <w:t>.</w:t>
      </w:r>
      <w:r w:rsidRPr="00214517">
        <w:t xml:space="preserve"> </w:t>
      </w:r>
      <w:r w:rsidR="004C6070">
        <w:t>I</w:t>
      </w:r>
      <w:r w:rsidR="00FC3B1D" w:rsidRPr="00214517">
        <w:t xml:space="preserve">t is </w:t>
      </w:r>
      <w:r w:rsidRPr="00214517">
        <w:t>easier to maintain.</w:t>
      </w:r>
    </w:p>
    <w:p w14:paraId="345984A9" w14:textId="77777777" w:rsidR="007A76F8" w:rsidRPr="00214517" w:rsidRDefault="007A76F8">
      <w:pPr>
        <w:pStyle w:val="NormalBPBHEB"/>
        <w:numPr>
          <w:ilvl w:val="0"/>
          <w:numId w:val="24"/>
        </w:numPr>
      </w:pPr>
      <w:r w:rsidRPr="00214517">
        <w:t>For very large nested JSON datasets, consider saving them as Delta with StructType columns instead of raw JSON strings.</w:t>
      </w:r>
    </w:p>
    <w:p w14:paraId="4AAA1C04" w14:textId="2D5960E4" w:rsidR="007A76F8" w:rsidRPr="00214517" w:rsidRDefault="007A76F8">
      <w:pPr>
        <w:pStyle w:val="NormalBPBHEB"/>
        <w:numPr>
          <w:ilvl w:val="0"/>
          <w:numId w:val="24"/>
        </w:numPr>
      </w:pPr>
      <w:r w:rsidRPr="00214517">
        <w:t>Reuse schemas across multiple pipelines for consistency.</w:t>
      </w:r>
    </w:p>
    <w:p w14:paraId="33E0C2A1" w14:textId="77777777" w:rsidR="004C6070" w:rsidRPr="00214517" w:rsidRDefault="004C6070" w:rsidP="004C6070">
      <w:pPr>
        <w:pStyle w:val="NormalBPBHEB"/>
      </w:pPr>
    </w:p>
    <w:p w14:paraId="24D3536C" w14:textId="408EFC53" w:rsidR="003341FC" w:rsidRPr="005A7F1B" w:rsidRDefault="00AF3213" w:rsidP="00214517">
      <w:pPr>
        <w:pStyle w:val="Heading1BPBHEB"/>
      </w:pPr>
      <w:r>
        <w:t>Persisting</w:t>
      </w:r>
      <w:r w:rsidR="003341FC" w:rsidRPr="003341FC">
        <w:t xml:space="preserve"> Data to Azure Data Lake</w:t>
      </w:r>
    </w:p>
    <w:p w14:paraId="1541C8BE" w14:textId="727F407D" w:rsidR="003341FC" w:rsidRPr="00413EEB" w:rsidRDefault="003341FC" w:rsidP="007A3C03">
      <w:pPr>
        <w:pStyle w:val="NormalBPBHEB"/>
      </w:pPr>
      <w:r w:rsidRPr="00413EEB">
        <w:t>Persisting data is more than just writing files</w:t>
      </w:r>
      <w:r w:rsidR="007A3C03">
        <w:t>.</w:t>
      </w:r>
      <w:r w:rsidRPr="00413EEB">
        <w:t xml:space="preserve"> </w:t>
      </w:r>
      <w:r w:rsidR="007A3C03">
        <w:t>I</w:t>
      </w:r>
      <w:r w:rsidR="00FC3B1D" w:rsidRPr="00413EEB">
        <w:t xml:space="preserve">t is </w:t>
      </w:r>
      <w:r w:rsidRPr="00413EEB">
        <w:t>a critical design decision that impacts query performance, pipeline reusability, and downstream analytics.</w:t>
      </w:r>
    </w:p>
    <w:p w14:paraId="6F11A62D" w14:textId="440F425A" w:rsidR="00F671A1" w:rsidRDefault="003341FC" w:rsidP="007A3C03">
      <w:pPr>
        <w:pStyle w:val="NormalBPBHEB"/>
      </w:pPr>
      <w:r w:rsidRPr="00413EEB">
        <w:t xml:space="preserve">In modern data engineering, datasets need to be stored durably, consistently, and efficiently, so that business teams and applications can trust and consume the data reliably. </w:t>
      </w:r>
      <w:r w:rsidR="00256E25" w:rsidRPr="00413EEB">
        <w:t>ADLS</w:t>
      </w:r>
      <w:r w:rsidRPr="00413EEB">
        <w:t xml:space="preserve"> with Delta format provides ACID compliance, schema enforcement, and time travel, making it ideal for production pipelines.</w:t>
      </w:r>
    </w:p>
    <w:p w14:paraId="144EE006" w14:textId="77777777" w:rsidR="007A3C03" w:rsidRPr="00413EEB" w:rsidRDefault="007A3C03" w:rsidP="007A3C03">
      <w:pPr>
        <w:pStyle w:val="NormalBPBHEB"/>
      </w:pPr>
    </w:p>
    <w:p w14:paraId="32874D2E" w14:textId="188A30E7" w:rsidR="00F671A1" w:rsidRDefault="00F671A1" w:rsidP="007A3C03">
      <w:pPr>
        <w:pStyle w:val="Heading2BPBHEB"/>
        <w:rPr>
          <w:lang w:val="en-IN"/>
        </w:rPr>
      </w:pPr>
      <w:r w:rsidRPr="005B1822">
        <w:t>Recipe:</w:t>
      </w:r>
      <w:r w:rsidRPr="005B1822">
        <w:rPr>
          <w:rFonts w:eastAsiaTheme="minorHAnsi" w:cstheme="minorBidi"/>
        </w:rPr>
        <w:t xml:space="preserve"> </w:t>
      </w:r>
      <w:r w:rsidRPr="00F671A1">
        <w:rPr>
          <w:lang w:val="en-IN"/>
        </w:rPr>
        <w:t xml:space="preserve">Saving </w:t>
      </w:r>
      <w:r w:rsidR="005E3EC1">
        <w:rPr>
          <w:lang w:val="en-IN"/>
        </w:rPr>
        <w:t>d</w:t>
      </w:r>
      <w:r w:rsidRPr="00F671A1">
        <w:rPr>
          <w:lang w:val="en-IN"/>
        </w:rPr>
        <w:t>ata to Azure Data Lake</w:t>
      </w:r>
    </w:p>
    <w:p w14:paraId="44E5071E" w14:textId="0735812E" w:rsidR="00B654DF" w:rsidRPr="00420C6F" w:rsidRDefault="00420C6F" w:rsidP="005E3EC1">
      <w:pPr>
        <w:pStyle w:val="NormalBPBHEB"/>
      </w:pPr>
      <w:r w:rsidRPr="00420C6F">
        <w:t>In this recipe, you will learn how to write processed data from Azure Databricks to Azure Data Lake Storage using best practices such as Delta format selection, partitioning, and table registration.</w:t>
      </w:r>
      <w:r w:rsidR="005E3EC1">
        <w:t xml:space="preserve"> Follow the steps:</w:t>
      </w:r>
    </w:p>
    <w:p w14:paraId="2376498A" w14:textId="05B0A7DF" w:rsidR="003341FC" w:rsidRPr="005E3EC1" w:rsidRDefault="003341FC">
      <w:pPr>
        <w:pStyle w:val="NormalBPBHEB"/>
        <w:numPr>
          <w:ilvl w:val="1"/>
          <w:numId w:val="6"/>
        </w:numPr>
        <w:ind w:left="723"/>
      </w:pPr>
      <w:r w:rsidRPr="00413EEB">
        <w:rPr>
          <w:b/>
          <w:bCs/>
          <w:lang w:val="en-IN"/>
        </w:rPr>
        <w:lastRenderedPageBreak/>
        <w:t xml:space="preserve">Load </w:t>
      </w:r>
      <w:r w:rsidR="005E3EC1">
        <w:rPr>
          <w:b/>
          <w:bCs/>
          <w:lang w:val="en-IN"/>
        </w:rPr>
        <w:t>d</w:t>
      </w:r>
      <w:r w:rsidRPr="00413EEB">
        <w:rPr>
          <w:b/>
          <w:bCs/>
          <w:lang w:val="en-IN"/>
        </w:rPr>
        <w:t>ataset</w:t>
      </w:r>
      <w:r w:rsidR="00B654DF" w:rsidRPr="005E3EC1">
        <w:rPr>
          <w:lang w:val="en-IN"/>
        </w:rPr>
        <w:t>:</w:t>
      </w:r>
      <w:r w:rsidR="00B654DF">
        <w:t xml:space="preserve"> </w:t>
      </w:r>
      <w:r w:rsidR="00FC3B1D" w:rsidRPr="003341FC">
        <w:t>We</w:t>
      </w:r>
      <w:r w:rsidR="00FC3B1D">
        <w:t xml:space="preserve"> wi</w:t>
      </w:r>
      <w:r w:rsidR="00FC3B1D" w:rsidRPr="003341FC">
        <w:t xml:space="preserve">ll </w:t>
      </w:r>
      <w:r w:rsidRPr="003341FC">
        <w:t>use the flattened user dataset from the previous JSON recipe or the enriched dataset from earlier joins</w:t>
      </w:r>
      <w:r w:rsidR="00AE2B82">
        <w:t xml:space="preserve">. </w:t>
      </w:r>
      <w:r w:rsidR="00AE2B82" w:rsidRPr="005E3EC1">
        <w:t xml:space="preserve">The following code writes the prepared dataset to the Silver </w:t>
      </w:r>
      <w:r w:rsidR="005E3EC1">
        <w:t>L</w:t>
      </w:r>
      <w:r w:rsidR="00AE2B82" w:rsidRPr="005E3EC1">
        <w:t>ayer</w:t>
      </w:r>
      <w:r w:rsidR="005E3EC1">
        <w:t>:</w:t>
      </w:r>
    </w:p>
    <w:p w14:paraId="02392780" w14:textId="77777777" w:rsidR="004C0BFC" w:rsidRPr="00E72CDE" w:rsidRDefault="004C0BFC" w:rsidP="00413EEB">
      <w:pPr>
        <w:pStyle w:val="CodeBlockBPBHEB"/>
        <w:ind w:left="720"/>
        <w:rPr>
          <w:lang w:val="de-DE"/>
        </w:rPr>
      </w:pPr>
      <w:r w:rsidRPr="00E72CDE">
        <w:rPr>
          <w:lang w:val="de-DE"/>
        </w:rPr>
        <w:t>df_flattened.write.format("delta") \</w:t>
      </w:r>
    </w:p>
    <w:p w14:paraId="65AD0CD3" w14:textId="77777777" w:rsidR="004C0BFC" w:rsidRPr="004C0BFC" w:rsidRDefault="004C0BFC" w:rsidP="00413EEB">
      <w:pPr>
        <w:pStyle w:val="CodeBlockBPBHEB"/>
        <w:ind w:left="720"/>
        <w:rPr>
          <w:lang w:val="en-IN"/>
        </w:rPr>
      </w:pPr>
      <w:r w:rsidRPr="00E72CDE">
        <w:rPr>
          <w:lang w:val="de-DE"/>
        </w:rPr>
        <w:t xml:space="preserve">    </w:t>
      </w:r>
      <w:r w:rsidRPr="004C0BFC">
        <w:rPr>
          <w:lang w:val="en-IN"/>
        </w:rPr>
        <w:t>.mode("overwrite") \</w:t>
      </w:r>
    </w:p>
    <w:p w14:paraId="67A00DAA" w14:textId="21419263" w:rsidR="004C0BFC" w:rsidRPr="004C0BFC" w:rsidRDefault="004C0BFC" w:rsidP="00413EEB">
      <w:pPr>
        <w:pStyle w:val="CodeBlockBPBHEB"/>
        <w:ind w:left="720"/>
        <w:rPr>
          <w:lang w:val="en-IN"/>
        </w:rPr>
      </w:pPr>
      <w:r w:rsidRPr="004C0BFC">
        <w:rPr>
          <w:lang w:val="en-IN"/>
        </w:rPr>
        <w:t>    .save("abfss://silver@stgazdeci.dfs.core.windows.net/users_flattened")</w:t>
      </w:r>
    </w:p>
    <w:p w14:paraId="38A3791D" w14:textId="5D73588C" w:rsidR="003341FC" w:rsidRPr="005E3EC1" w:rsidRDefault="00AE2B82" w:rsidP="00413EEB">
      <w:pPr>
        <w:pStyle w:val="NormalBPBHEB"/>
        <w:ind w:left="720"/>
        <w:rPr>
          <w:color w:val="000000" w:themeColor="text1"/>
        </w:rPr>
      </w:pPr>
      <w:r w:rsidRPr="005E3EC1">
        <w:rPr>
          <w:color w:val="000000" w:themeColor="text1"/>
        </w:rPr>
        <w:t>This approach ensures that only curated data is persisted, rather than raw or partially processed files.</w:t>
      </w:r>
    </w:p>
    <w:p w14:paraId="10BBDA53" w14:textId="2D99A971" w:rsidR="003341FC" w:rsidRPr="005E3EC1" w:rsidRDefault="003341FC">
      <w:pPr>
        <w:pStyle w:val="NormalBPBHEB"/>
        <w:numPr>
          <w:ilvl w:val="1"/>
          <w:numId w:val="6"/>
        </w:numPr>
        <w:ind w:left="723"/>
        <w:rPr>
          <w:b/>
          <w:bCs/>
          <w:color w:val="000000" w:themeColor="text1"/>
        </w:rPr>
      </w:pPr>
      <w:r w:rsidRPr="00B654DF">
        <w:rPr>
          <w:b/>
          <w:bCs/>
        </w:rPr>
        <w:t xml:space="preserve">Choose </w:t>
      </w:r>
      <w:r w:rsidR="005E3EC1" w:rsidRPr="005E3EC1">
        <w:rPr>
          <w:b/>
          <w:bCs/>
          <w:color w:val="000000" w:themeColor="text1"/>
        </w:rPr>
        <w:t xml:space="preserve">storage format </w:t>
      </w:r>
      <w:r w:rsidR="00B654DF">
        <w:rPr>
          <w:b/>
          <w:bCs/>
        </w:rPr>
        <w:t>s</w:t>
      </w:r>
      <w:r w:rsidR="00B654DF" w:rsidRPr="00B654DF">
        <w:rPr>
          <w:b/>
          <w:bCs/>
        </w:rPr>
        <w:t>trategically</w:t>
      </w:r>
      <w:r w:rsidR="00B654DF" w:rsidRPr="005E3EC1">
        <w:t xml:space="preserve">: </w:t>
      </w:r>
      <w:r w:rsidR="00AE2B82" w:rsidRPr="005E3EC1">
        <w:rPr>
          <w:color w:val="000000" w:themeColor="text1"/>
        </w:rPr>
        <w:t>Selecting the right storage format is essential for reliability, performance, and long-term maintainability.</w:t>
      </w:r>
    </w:p>
    <w:p w14:paraId="5135BF58" w14:textId="6941AFA4" w:rsidR="003341FC" w:rsidRPr="00413EEB" w:rsidRDefault="003341FC">
      <w:pPr>
        <w:pStyle w:val="NormalBPBHEB"/>
        <w:numPr>
          <w:ilvl w:val="0"/>
          <w:numId w:val="50"/>
        </w:numPr>
      </w:pPr>
      <w:r w:rsidRPr="005E3EC1">
        <w:rPr>
          <w:b/>
          <w:bCs/>
        </w:rPr>
        <w:t>Delta</w:t>
      </w:r>
      <w:r w:rsidRPr="00413EEB">
        <w:t>: Recommended for reliability, schema evolution, and time travel.</w:t>
      </w:r>
    </w:p>
    <w:p w14:paraId="15FA7F51" w14:textId="17FC225D" w:rsidR="003341FC" w:rsidRPr="00413EEB" w:rsidRDefault="003341FC">
      <w:pPr>
        <w:pStyle w:val="NormalBPBHEB"/>
        <w:numPr>
          <w:ilvl w:val="0"/>
          <w:numId w:val="50"/>
        </w:numPr>
      </w:pPr>
      <w:r w:rsidRPr="005E3EC1">
        <w:rPr>
          <w:b/>
          <w:bCs/>
        </w:rPr>
        <w:t>Parquet</w:t>
      </w:r>
      <w:r w:rsidRPr="00413EEB">
        <w:t>: Fast, compatible with multiple tools, but lacks ACID support.</w:t>
      </w:r>
    </w:p>
    <w:p w14:paraId="7A5FA5BB" w14:textId="40BFB89A" w:rsidR="003341FC" w:rsidRDefault="003341FC">
      <w:pPr>
        <w:pStyle w:val="NormalBPBHEB"/>
        <w:numPr>
          <w:ilvl w:val="0"/>
          <w:numId w:val="50"/>
        </w:numPr>
      </w:pPr>
      <w:r w:rsidRPr="005E3EC1">
        <w:rPr>
          <w:b/>
          <w:bCs/>
        </w:rPr>
        <w:t>CSV</w:t>
      </w:r>
      <w:r w:rsidRPr="00413EEB">
        <w:t>: Only for simple exports; not ideal for production pipelines.</w:t>
      </w:r>
    </w:p>
    <w:p w14:paraId="34E05FCA" w14:textId="7CA0A515" w:rsidR="00AE2B82" w:rsidRPr="005E3EC1" w:rsidRDefault="00AE2B82" w:rsidP="00AE2B82">
      <w:pPr>
        <w:pStyle w:val="NormalBPBHEB"/>
        <w:ind w:firstLine="720"/>
        <w:rPr>
          <w:color w:val="000000" w:themeColor="text1"/>
        </w:rPr>
      </w:pPr>
      <w:r w:rsidRPr="005E3EC1">
        <w:rPr>
          <w:color w:val="000000" w:themeColor="text1"/>
        </w:rPr>
        <w:t>Define the output location where the dataset will be stored.</w:t>
      </w:r>
    </w:p>
    <w:p w14:paraId="78D44804" w14:textId="77777777" w:rsidR="003341FC" w:rsidRPr="003341FC" w:rsidRDefault="003341FC" w:rsidP="00413EEB">
      <w:pPr>
        <w:pStyle w:val="CodeBlockBPBHEB"/>
        <w:ind w:left="720"/>
      </w:pPr>
      <w:r w:rsidRPr="003341FC">
        <w:t># Recommended Delta format</w:t>
      </w:r>
    </w:p>
    <w:p w14:paraId="49CA7F90" w14:textId="668E1C73" w:rsidR="003341FC" w:rsidRDefault="003341FC" w:rsidP="00413EEB">
      <w:pPr>
        <w:pStyle w:val="CodeBlockBPBHEB"/>
        <w:ind w:left="720"/>
      </w:pPr>
      <w:r w:rsidRPr="003341FC">
        <w:t>output_path = "</w:t>
      </w:r>
      <w:r w:rsidR="004C0BFC" w:rsidRPr="004C0BFC">
        <w:rPr>
          <w:lang w:val="en-IN"/>
        </w:rPr>
        <w:t>abfss://silver@stgazdeci.dfs.core.windows.net/users_flattened</w:t>
      </w:r>
      <w:r w:rsidR="009C1891">
        <w:rPr>
          <w:lang w:val="en-IN"/>
        </w:rPr>
        <w:t>_by_country</w:t>
      </w:r>
      <w:r w:rsidRPr="003341FC">
        <w:t>"</w:t>
      </w:r>
    </w:p>
    <w:p w14:paraId="67E20B4E" w14:textId="77777777" w:rsidR="00AE2B82" w:rsidRPr="00C073FD" w:rsidRDefault="00AE2B82" w:rsidP="00413EEB">
      <w:pPr>
        <w:pStyle w:val="CodeBlockBPBHEB"/>
        <w:ind w:left="720"/>
      </w:pPr>
    </w:p>
    <w:p w14:paraId="26D2E237" w14:textId="77777777" w:rsidR="005E3EC1" w:rsidRPr="005E3EC1" w:rsidRDefault="003341FC" w:rsidP="005E3EC1">
      <w:pPr>
        <w:pStyle w:val="NormalBPBHEB"/>
        <w:numPr>
          <w:ilvl w:val="1"/>
          <w:numId w:val="6"/>
        </w:numPr>
        <w:ind w:left="723"/>
        <w:rPr>
          <w:b/>
          <w:bCs/>
          <w:color w:val="000000" w:themeColor="text1"/>
        </w:rPr>
      </w:pPr>
      <w:r w:rsidRPr="00413EEB">
        <w:rPr>
          <w:b/>
          <w:bCs/>
        </w:rPr>
        <w:t xml:space="preserve">Write </w:t>
      </w:r>
      <w:r w:rsidR="005E3EC1">
        <w:rPr>
          <w:b/>
          <w:bCs/>
        </w:rPr>
        <w:t>the dataset</w:t>
      </w:r>
      <w:r w:rsidRPr="00413EEB">
        <w:rPr>
          <w:b/>
          <w:bCs/>
        </w:rPr>
        <w:t xml:space="preserve"> with </w:t>
      </w:r>
      <w:r w:rsidR="00B654DF" w:rsidRPr="00B654DF">
        <w:rPr>
          <w:b/>
          <w:bCs/>
        </w:rPr>
        <w:t>best prac</w:t>
      </w:r>
      <w:r w:rsidRPr="00413EEB">
        <w:rPr>
          <w:b/>
          <w:bCs/>
        </w:rPr>
        <w:t>tices</w:t>
      </w:r>
      <w:r w:rsidR="00B654DF">
        <w:rPr>
          <w:b/>
          <w:bCs/>
        </w:rPr>
        <w:t>:</w:t>
      </w:r>
      <w:r w:rsidR="00AE2B82">
        <w:rPr>
          <w:b/>
          <w:bCs/>
        </w:rPr>
        <w:t xml:space="preserve"> </w:t>
      </w:r>
      <w:r w:rsidR="00AE2B82" w:rsidRPr="005E3EC1">
        <w:rPr>
          <w:color w:val="000000" w:themeColor="text1"/>
        </w:rPr>
        <w:t>Write the dataset to Azure Data Lake Storage using Delta format and an appropriate write mode</w:t>
      </w:r>
      <w:r w:rsidR="005E3EC1">
        <w:rPr>
          <w:color w:val="000000" w:themeColor="text1"/>
        </w:rPr>
        <w:t>:</w:t>
      </w:r>
    </w:p>
    <w:p w14:paraId="7C7174DA" w14:textId="77777777" w:rsidR="005E3EC1" w:rsidRPr="005E3EC1" w:rsidRDefault="005E3EC1" w:rsidP="005E3EC1">
      <w:pPr>
        <w:pStyle w:val="CodeBlockBPBHEB"/>
        <w:ind w:left="720"/>
        <w:rPr>
          <w:lang w:val="de-DE"/>
        </w:rPr>
      </w:pPr>
      <w:r w:rsidRPr="005E3EC1">
        <w:rPr>
          <w:lang w:val="de-DE"/>
        </w:rPr>
        <w:t>df_flattened.write.format("delta") \</w:t>
      </w:r>
    </w:p>
    <w:p w14:paraId="279CBDA4" w14:textId="77777777" w:rsidR="005E3EC1" w:rsidRPr="005E3EC1" w:rsidRDefault="005E3EC1" w:rsidP="005E3EC1">
      <w:pPr>
        <w:pStyle w:val="CodeBlockBPBHEB"/>
        <w:ind w:left="720"/>
      </w:pPr>
      <w:r w:rsidRPr="005E3EC1">
        <w:rPr>
          <w:lang w:val="de-DE"/>
        </w:rPr>
        <w:t xml:space="preserve">    </w:t>
      </w:r>
      <w:r w:rsidRPr="005E3EC1">
        <w:t>.mode("overwrite") \   # Options: overwrite, append, ignore</w:t>
      </w:r>
    </w:p>
    <w:p w14:paraId="43240C87" w14:textId="77777777" w:rsidR="005E3EC1" w:rsidRPr="005E3EC1" w:rsidRDefault="005E3EC1" w:rsidP="005E3EC1">
      <w:pPr>
        <w:pStyle w:val="CodeBlockBPBHEB"/>
        <w:ind w:left="720"/>
      </w:pPr>
      <w:r w:rsidRPr="005E3EC1">
        <w:t xml:space="preserve">    .save(output_path)</w:t>
      </w:r>
    </w:p>
    <w:p w14:paraId="595A68C0" w14:textId="77777777" w:rsidR="005E3EC1" w:rsidRDefault="005E3EC1" w:rsidP="005E3EC1">
      <w:pPr>
        <w:pStyle w:val="NormalBPBHEB"/>
        <w:ind w:left="723"/>
        <w:rPr>
          <w:b/>
          <w:bCs/>
          <w:color w:val="000000" w:themeColor="text1"/>
        </w:rPr>
      </w:pPr>
    </w:p>
    <w:p w14:paraId="2443C0FC" w14:textId="4CE9223A" w:rsidR="003341FC" w:rsidRPr="005E3EC1" w:rsidRDefault="003341FC" w:rsidP="005E3EC1">
      <w:pPr>
        <w:pStyle w:val="NormalBPBHEB"/>
        <w:numPr>
          <w:ilvl w:val="1"/>
          <w:numId w:val="6"/>
        </w:numPr>
        <w:ind w:left="723"/>
        <w:rPr>
          <w:b/>
          <w:bCs/>
          <w:color w:val="000000" w:themeColor="text1"/>
        </w:rPr>
      </w:pPr>
      <w:r w:rsidRPr="005E3EC1">
        <w:t>Partitioning for large datasets</w:t>
      </w:r>
      <w:r w:rsidR="00B654DF" w:rsidRPr="005E3EC1">
        <w:t>:</w:t>
      </w:r>
      <w:r w:rsidR="00AE2B82" w:rsidRPr="005E3EC1">
        <w:t xml:space="preserve"> Partition the dataset on frequently filtered columns to improve query performance.</w:t>
      </w:r>
    </w:p>
    <w:p w14:paraId="3F610E63" w14:textId="77777777" w:rsidR="00AE2B82" w:rsidRDefault="00AE2B82" w:rsidP="00413EEB">
      <w:pPr>
        <w:pStyle w:val="CodeBlockBPBHEB"/>
        <w:ind w:left="720"/>
      </w:pPr>
    </w:p>
    <w:p w14:paraId="44365E7E" w14:textId="7DB261DB" w:rsidR="009C1891" w:rsidRPr="009C1891" w:rsidRDefault="009C1891" w:rsidP="00413EEB">
      <w:pPr>
        <w:pStyle w:val="CodeBlockBPBHEB"/>
        <w:ind w:left="720"/>
      </w:pPr>
      <w:r w:rsidRPr="009C1891">
        <w:t># Helps improve query performance on filtered columns</w:t>
      </w:r>
    </w:p>
    <w:p w14:paraId="74D3F1CB" w14:textId="77777777" w:rsidR="009C1891" w:rsidRPr="00E72CDE" w:rsidRDefault="009C1891" w:rsidP="00413EEB">
      <w:pPr>
        <w:pStyle w:val="CodeBlockBPBHEB"/>
        <w:ind w:left="720"/>
        <w:rPr>
          <w:lang w:val="de-DE"/>
        </w:rPr>
      </w:pPr>
      <w:r w:rsidRPr="00E72CDE">
        <w:rPr>
          <w:lang w:val="de-DE"/>
        </w:rPr>
        <w:t>df_flattened.write.format("delta") \</w:t>
      </w:r>
    </w:p>
    <w:p w14:paraId="01EFF9C7" w14:textId="77777777" w:rsidR="009C1891" w:rsidRPr="009C1891" w:rsidRDefault="009C1891" w:rsidP="00413EEB">
      <w:pPr>
        <w:pStyle w:val="CodeBlockBPBHEB"/>
        <w:ind w:left="720"/>
      </w:pPr>
      <w:r w:rsidRPr="00E72CDE">
        <w:rPr>
          <w:lang w:val="de-DE"/>
        </w:rPr>
        <w:t xml:space="preserve">    </w:t>
      </w:r>
      <w:r w:rsidRPr="009C1891">
        <w:t>.mode("overwrite") \</w:t>
      </w:r>
    </w:p>
    <w:p w14:paraId="6E4DF2AD" w14:textId="77777777" w:rsidR="009C1891" w:rsidRPr="009C1891" w:rsidRDefault="009C1891" w:rsidP="00413EEB">
      <w:pPr>
        <w:pStyle w:val="CodeBlockBPBHEB"/>
        <w:ind w:left="720"/>
      </w:pPr>
      <w:r w:rsidRPr="009C1891">
        <w:t xml:space="preserve">    .partitionBy("country") \</w:t>
      </w:r>
    </w:p>
    <w:p w14:paraId="4536188C" w14:textId="3F63B735" w:rsidR="009C1891" w:rsidRDefault="009C1891" w:rsidP="00413EEB">
      <w:pPr>
        <w:pStyle w:val="CodeBlockBPBHEB"/>
        <w:ind w:left="720"/>
      </w:pPr>
      <w:r w:rsidRPr="009C1891">
        <w:t xml:space="preserve">    .save(output_path)</w:t>
      </w:r>
    </w:p>
    <w:p w14:paraId="0BE70B0C" w14:textId="77777777" w:rsidR="00AE2B82" w:rsidRPr="003341FC" w:rsidRDefault="00AE2B82" w:rsidP="00413EEB">
      <w:pPr>
        <w:pStyle w:val="CodeBlockBPBHEB"/>
        <w:ind w:left="720"/>
      </w:pPr>
    </w:p>
    <w:p w14:paraId="1E1BF376" w14:textId="165139B4" w:rsidR="003341FC" w:rsidRPr="005E3EC1" w:rsidRDefault="00121E1F">
      <w:pPr>
        <w:pStyle w:val="NormalBPBHEB"/>
        <w:numPr>
          <w:ilvl w:val="1"/>
          <w:numId w:val="6"/>
        </w:numPr>
        <w:ind w:left="723"/>
        <w:rPr>
          <w:b/>
          <w:bCs/>
          <w:color w:val="000000" w:themeColor="text1"/>
        </w:rPr>
      </w:pPr>
      <w:r w:rsidRPr="00413EEB">
        <w:rPr>
          <w:b/>
          <w:bCs/>
        </w:rPr>
        <w:t xml:space="preserve">Verify and </w:t>
      </w:r>
      <w:r w:rsidR="005E3EC1">
        <w:rPr>
          <w:b/>
          <w:bCs/>
        </w:rPr>
        <w:t>r</w:t>
      </w:r>
      <w:r w:rsidRPr="00413EEB">
        <w:rPr>
          <w:b/>
          <w:bCs/>
        </w:rPr>
        <w:t>egister</w:t>
      </w:r>
      <w:r w:rsidR="00B654DF" w:rsidRPr="005E3EC1">
        <w:t>:</w:t>
      </w:r>
      <w:r w:rsidR="000E471E" w:rsidRPr="005E3EC1">
        <w:t xml:space="preserve"> </w:t>
      </w:r>
      <w:r w:rsidR="000E471E" w:rsidRPr="005E3EC1">
        <w:rPr>
          <w:color w:val="000000" w:themeColor="text1"/>
        </w:rPr>
        <w:t>After writing the data, verify that it was saved correctly and</w:t>
      </w:r>
      <w:r w:rsidR="005E3EC1">
        <w:rPr>
          <w:color w:val="000000" w:themeColor="text1"/>
        </w:rPr>
        <w:t>, optionally,</w:t>
      </w:r>
      <w:r w:rsidR="000E471E" w:rsidRPr="005E3EC1">
        <w:rPr>
          <w:color w:val="000000" w:themeColor="text1"/>
        </w:rPr>
        <w:t xml:space="preserve"> register it as a table for SQL and BI access</w:t>
      </w:r>
      <w:r w:rsidR="005E3EC1">
        <w:rPr>
          <w:color w:val="000000" w:themeColor="text1"/>
        </w:rPr>
        <w:t>:</w:t>
      </w:r>
    </w:p>
    <w:p w14:paraId="449F2A18" w14:textId="77777777" w:rsidR="00121E1F" w:rsidRPr="00121E1F" w:rsidRDefault="00121E1F" w:rsidP="00413EEB">
      <w:pPr>
        <w:pStyle w:val="CodeBlockBPBHEB"/>
        <w:ind w:left="720"/>
      </w:pPr>
      <w:r w:rsidRPr="00121E1F">
        <w:t>df_saved = spark.read.format("delta").load(output_path)</w:t>
      </w:r>
    </w:p>
    <w:p w14:paraId="291EB84E" w14:textId="77777777" w:rsidR="00121E1F" w:rsidRPr="00121E1F" w:rsidRDefault="00121E1F" w:rsidP="00413EEB">
      <w:pPr>
        <w:pStyle w:val="CodeBlockBPBHEB"/>
        <w:ind w:left="720"/>
      </w:pPr>
      <w:r w:rsidRPr="00121E1F">
        <w:t>df_saved.show(5, truncate=False)</w:t>
      </w:r>
    </w:p>
    <w:p w14:paraId="1A915D28" w14:textId="77777777" w:rsidR="00121E1F" w:rsidRPr="00121E1F" w:rsidRDefault="00121E1F" w:rsidP="00413EEB">
      <w:pPr>
        <w:pStyle w:val="CodeBlockBPBHEB"/>
        <w:ind w:left="720"/>
      </w:pPr>
      <w:r w:rsidRPr="00121E1F">
        <w:t>df_saved.printSchema()</w:t>
      </w:r>
    </w:p>
    <w:p w14:paraId="55AF92AF" w14:textId="77777777" w:rsidR="00121E1F" w:rsidRPr="00121E1F" w:rsidRDefault="00121E1F" w:rsidP="00413EEB">
      <w:pPr>
        <w:pStyle w:val="CodeBlockBPBHEB"/>
        <w:ind w:left="720"/>
      </w:pPr>
    </w:p>
    <w:p w14:paraId="39BEFD2E" w14:textId="77777777" w:rsidR="007308D3" w:rsidRPr="007308D3" w:rsidRDefault="007308D3" w:rsidP="00413EEB">
      <w:pPr>
        <w:pStyle w:val="CodeBlockBPBHEB"/>
        <w:ind w:left="720"/>
        <w:rPr>
          <w:lang w:val="en-IN"/>
        </w:rPr>
      </w:pPr>
      <w:r w:rsidRPr="007308D3">
        <w:rPr>
          <w:lang w:val="en-IN"/>
        </w:rPr>
        <w:t># Optional: register as Delta table for SQL/BI consumption</w:t>
      </w:r>
    </w:p>
    <w:p w14:paraId="585832E6" w14:textId="5292C5F8" w:rsidR="007308D3" w:rsidRDefault="007308D3" w:rsidP="00413EEB">
      <w:pPr>
        <w:pStyle w:val="CodeBlockBPBHEB"/>
        <w:ind w:left="720"/>
        <w:rPr>
          <w:lang w:val="en-IN"/>
        </w:rPr>
      </w:pPr>
      <w:r w:rsidRPr="007308D3">
        <w:rPr>
          <w:lang w:val="en-IN"/>
        </w:rPr>
        <w:t xml:space="preserve">spark.sql("CREATE TABLE IF NOT EXISTS </w:t>
      </w:r>
      <w:ins w:id="67" w:author="Saaimithra Pragadeesh" w:date="2026-05-16T19:59:00Z" w16du:dateUtc="2026-05-16T14:29:00Z">
        <w:r w:rsidR="00BE13AB">
          <w:rPr>
            <w:lang w:val="en-IN"/>
          </w:rPr>
          <w:t>main.</w:t>
        </w:r>
      </w:ins>
      <w:r w:rsidRPr="007308D3">
        <w:rPr>
          <w:lang w:val="en-IN"/>
        </w:rPr>
        <w:t>silver.users_flattened USING DELTA LOCATION '{}'".format(output_path))</w:t>
      </w:r>
    </w:p>
    <w:p w14:paraId="5FD0B613" w14:textId="77777777" w:rsidR="000E471E" w:rsidRDefault="000E471E" w:rsidP="00413EEB">
      <w:pPr>
        <w:pStyle w:val="CodeBlockBPBHEB"/>
        <w:ind w:left="720"/>
        <w:rPr>
          <w:ins w:id="68" w:author="Saaimithra Pragadeesh" w:date="2026-05-16T19:59:00Z" w16du:dateUtc="2026-05-16T14:29:00Z"/>
          <w:lang w:val="en-IN"/>
        </w:rPr>
      </w:pPr>
    </w:p>
    <w:p w14:paraId="1110AAA0" w14:textId="27C18EA6" w:rsidR="00BE13AB" w:rsidRPr="007308D3" w:rsidRDefault="00BE13AB" w:rsidP="00413EEB">
      <w:pPr>
        <w:pStyle w:val="CodeBlockBPBHEB"/>
        <w:ind w:left="720"/>
        <w:rPr>
          <w:lang w:val="en-IN"/>
        </w:rPr>
      </w:pPr>
      <w:ins w:id="69" w:author="Saaimithra Pragadeesh" w:date="2026-05-16T19:59:00Z" w16du:dateUtc="2026-05-16T14:29:00Z">
        <w:r>
          <w:rPr>
            <w:lang w:val="en-IN"/>
          </w:rPr>
          <w:t>Note:</w:t>
        </w:r>
        <w:r w:rsidRPr="00BE13AB">
          <w:rPr>
            <w:rFonts w:ascii="Arial" w:hAnsi="Arial"/>
            <w:sz w:val="22"/>
            <w:szCs w:val="22"/>
          </w:rPr>
          <w:t xml:space="preserve"> </w:t>
        </w:r>
      </w:ins>
      <w:ins w:id="70" w:author="Saaimithra Pragadeesh" w:date="2026-05-16T19:59:00Z">
        <w:r w:rsidRPr="00BE13AB">
          <w:t xml:space="preserve">The </w:t>
        </w:r>
      </w:ins>
      <w:ins w:id="71" w:author="Saaimithra Pragadeesh" w:date="2026-05-16T19:59:00Z" w16du:dateUtc="2026-05-16T14:29:00Z">
        <w:r>
          <w:t>above</w:t>
        </w:r>
      </w:ins>
      <w:ins w:id="72" w:author="Saaimithra Pragadeesh" w:date="2026-05-16T19:59:00Z">
        <w:r w:rsidRPr="00BE13AB">
          <w:t xml:space="preserve"> example assumes a Unity Catalog-enabled workspace using the standard catalog.schema.table naming convention.</w:t>
        </w:r>
      </w:ins>
    </w:p>
    <w:p w14:paraId="359FA837" w14:textId="24B80845" w:rsidR="00121E1F" w:rsidRPr="005E3EC1" w:rsidRDefault="00121E1F" w:rsidP="00121E1F">
      <w:pPr>
        <w:pStyle w:val="NormalBPBHEB"/>
        <w:rPr>
          <w:lang w:val="en-IN"/>
        </w:rPr>
      </w:pPr>
      <w:r w:rsidRPr="005E3EC1">
        <w:rPr>
          <w:lang w:val="en-IN"/>
        </w:rPr>
        <w:t xml:space="preserve">Key </w:t>
      </w:r>
      <w:r w:rsidR="00C5668C" w:rsidRPr="005E3EC1">
        <w:rPr>
          <w:lang w:val="en-IN"/>
        </w:rPr>
        <w:t>strategic t</w:t>
      </w:r>
      <w:r w:rsidRPr="005E3EC1">
        <w:rPr>
          <w:lang w:val="en-IN"/>
        </w:rPr>
        <w:t>akeaways</w:t>
      </w:r>
      <w:r w:rsidR="00C5668C" w:rsidRPr="005E3EC1">
        <w:rPr>
          <w:lang w:val="en-IN"/>
        </w:rPr>
        <w:t>:</w:t>
      </w:r>
    </w:p>
    <w:p w14:paraId="49051FD2" w14:textId="3C2EA90E" w:rsidR="00121E1F" w:rsidRPr="00121E1F" w:rsidRDefault="00121E1F">
      <w:pPr>
        <w:pStyle w:val="NormalBPBHEB"/>
        <w:numPr>
          <w:ilvl w:val="0"/>
          <w:numId w:val="7"/>
        </w:numPr>
        <w:rPr>
          <w:lang w:val="en-IN"/>
        </w:rPr>
      </w:pPr>
      <w:r w:rsidRPr="00121E1F">
        <w:rPr>
          <w:lang w:val="en-IN"/>
        </w:rPr>
        <w:t>Persisting datasets is not just a formality</w:t>
      </w:r>
      <w:r w:rsidR="00C5668C">
        <w:rPr>
          <w:lang w:val="en-IN"/>
        </w:rPr>
        <w:t>. I</w:t>
      </w:r>
      <w:r w:rsidRPr="00121E1F">
        <w:rPr>
          <w:lang w:val="en-IN"/>
        </w:rPr>
        <w:t>t ensures reliability, discoverability, and performance.</w:t>
      </w:r>
    </w:p>
    <w:p w14:paraId="64A28CF6" w14:textId="77777777" w:rsidR="00121E1F" w:rsidRPr="00121E1F" w:rsidRDefault="00121E1F">
      <w:pPr>
        <w:pStyle w:val="NormalBPBHEB"/>
        <w:numPr>
          <w:ilvl w:val="0"/>
          <w:numId w:val="7"/>
        </w:numPr>
        <w:rPr>
          <w:lang w:val="en-IN"/>
        </w:rPr>
      </w:pPr>
      <w:r w:rsidRPr="00121E1F">
        <w:rPr>
          <w:lang w:val="en-IN"/>
        </w:rPr>
        <w:t>Delta format + partitioning = production-grade, analytics-ready storage.</w:t>
      </w:r>
    </w:p>
    <w:p w14:paraId="4B0692C2" w14:textId="4D65CA17" w:rsidR="00121E1F" w:rsidRPr="00121E1F" w:rsidRDefault="00121E1F">
      <w:pPr>
        <w:pStyle w:val="NormalBPBHEB"/>
        <w:numPr>
          <w:ilvl w:val="0"/>
          <w:numId w:val="7"/>
        </w:numPr>
        <w:rPr>
          <w:lang w:val="en-IN"/>
        </w:rPr>
      </w:pPr>
      <w:r w:rsidRPr="00121E1F">
        <w:rPr>
          <w:lang w:val="en-IN"/>
        </w:rPr>
        <w:t>Layered approach (</w:t>
      </w:r>
      <w:r w:rsidR="00206A89">
        <w:rPr>
          <w:lang w:val="en-IN"/>
        </w:rPr>
        <w:t xml:space="preserve">Raw </w:t>
      </w:r>
      <w:r w:rsidR="005D0082">
        <w:rPr>
          <w:rFonts w:ascii="Times New Roman" w:hAnsi="Times New Roman" w:cs="Times New Roman"/>
          <w:lang w:val="en-IN"/>
        </w:rPr>
        <w:t>|</w:t>
      </w:r>
      <w:r w:rsidR="00206A89" w:rsidRPr="00121E1F">
        <w:rPr>
          <w:lang w:val="en-IN"/>
        </w:rPr>
        <w:t xml:space="preserve"> </w:t>
      </w:r>
      <w:r w:rsidRPr="00121E1F">
        <w:rPr>
          <w:lang w:val="en-IN"/>
        </w:rPr>
        <w:t xml:space="preserve">Silver </w:t>
      </w:r>
      <w:r w:rsidR="005D0082">
        <w:rPr>
          <w:rFonts w:ascii="Times New Roman" w:hAnsi="Times New Roman" w:cs="Times New Roman"/>
          <w:lang w:val="en-IN"/>
        </w:rPr>
        <w:t>|</w:t>
      </w:r>
      <w:r w:rsidRPr="00121E1F">
        <w:rPr>
          <w:lang w:val="en-IN"/>
        </w:rPr>
        <w:t xml:space="preserve"> Gold) reinforces data governance, reusability, and auditability.</w:t>
      </w:r>
    </w:p>
    <w:p w14:paraId="7FDB981E" w14:textId="3EAC4E05" w:rsidR="00B654DF" w:rsidRPr="00190191" w:rsidRDefault="00121E1F">
      <w:pPr>
        <w:pStyle w:val="NormalBPBHEB"/>
        <w:numPr>
          <w:ilvl w:val="0"/>
          <w:numId w:val="7"/>
        </w:numPr>
        <w:rPr>
          <w:lang w:val="en-IN"/>
        </w:rPr>
      </w:pPr>
      <w:r w:rsidRPr="00121E1F">
        <w:rPr>
          <w:lang w:val="en-IN"/>
        </w:rPr>
        <w:t>Explicitly saving and registering datasets makes your pipeline modular and maintainable, ready for batch or streaming ETL workflows.</w:t>
      </w:r>
    </w:p>
    <w:p w14:paraId="7282E96C" w14:textId="46452256" w:rsidR="00FA34A6" w:rsidRPr="005A7F1B" w:rsidRDefault="00FA34A6" w:rsidP="005D0082">
      <w:pPr>
        <w:pStyle w:val="Heading1BPBHEB"/>
        <w:jc w:val="both"/>
      </w:pPr>
      <w:r w:rsidRPr="00FA34A6">
        <w:t xml:space="preserve">Building </w:t>
      </w:r>
      <w:r w:rsidR="005D0082" w:rsidRPr="00FA34A6">
        <w:t xml:space="preserve">batch </w:t>
      </w:r>
      <w:r w:rsidRPr="00FA34A6">
        <w:t xml:space="preserve">ETL </w:t>
      </w:r>
      <w:r w:rsidR="005D0082" w:rsidRPr="00FA34A6">
        <w:t xml:space="preserve">pipelines </w:t>
      </w:r>
      <w:r w:rsidRPr="00FA34A6">
        <w:t>in Azure Databricks</w:t>
      </w:r>
    </w:p>
    <w:p w14:paraId="728E0D16" w14:textId="77777777" w:rsidR="00FC06C5" w:rsidRPr="00FC06C5" w:rsidRDefault="00FC06C5" w:rsidP="005D0082">
      <w:pPr>
        <w:pStyle w:val="NormalBPBHEB"/>
        <w:rPr>
          <w:lang w:val="en-IN"/>
        </w:rPr>
      </w:pPr>
      <w:r w:rsidRPr="00FC06C5">
        <w:rPr>
          <w:lang w:val="en-IN"/>
        </w:rPr>
        <w:t>Batch ETL pipelines enable the scheduled extraction, transformation, and loading of data from multiple sources into analytics-ready layers. They form the backbone of most enterprise data platforms by ensuring consistency, repeatability, and reliability in data processing.</w:t>
      </w:r>
    </w:p>
    <w:p w14:paraId="4E99015F" w14:textId="77777777" w:rsidR="00FC06C5" w:rsidRPr="00FC06C5" w:rsidRDefault="00FC06C5" w:rsidP="005D0082">
      <w:pPr>
        <w:pStyle w:val="NormalBPBHEB"/>
        <w:rPr>
          <w:lang w:val="en-IN"/>
        </w:rPr>
      </w:pPr>
      <w:r w:rsidRPr="00FC06C5">
        <w:rPr>
          <w:lang w:val="en-IN"/>
        </w:rPr>
        <w:t>In Azure Databricks, batch ETL pipelines are commonly implemented using Spark DataFrames, Delta Lake, and cloud storage such as Azure Data Lake Storage. These pipelines typically ingest raw data, apply standardization and enrichment logic, aggregate metrics, and persist results to curated layers.</w:t>
      </w:r>
    </w:p>
    <w:p w14:paraId="0C07BAD9" w14:textId="77777777" w:rsidR="00B654DF" w:rsidRPr="009F74F1" w:rsidRDefault="00B654DF" w:rsidP="009F74F1">
      <w:pPr>
        <w:pStyle w:val="NormalBPBHEB"/>
      </w:pPr>
    </w:p>
    <w:p w14:paraId="1BFEBD87" w14:textId="77BCBB6A" w:rsidR="00184D85" w:rsidRPr="00184D85" w:rsidRDefault="00184D85" w:rsidP="009F74F1">
      <w:pPr>
        <w:pStyle w:val="Heading2BPBHEB"/>
        <w:rPr>
          <w:lang w:val="en-IN"/>
        </w:rPr>
      </w:pPr>
      <w:r w:rsidRPr="005B1822">
        <w:t>Recipe:</w:t>
      </w:r>
      <w:r w:rsidRPr="005B1822">
        <w:rPr>
          <w:rFonts w:eastAsiaTheme="minorHAnsi" w:cstheme="minorBidi"/>
        </w:rPr>
        <w:t xml:space="preserve"> </w:t>
      </w:r>
      <w:r w:rsidRPr="00184D85">
        <w:rPr>
          <w:lang w:val="en-IN"/>
        </w:rPr>
        <w:t xml:space="preserve">Building </w:t>
      </w:r>
      <w:r w:rsidR="005D0082" w:rsidRPr="00184D85">
        <w:rPr>
          <w:lang w:val="en-IN"/>
        </w:rPr>
        <w:t xml:space="preserve">batch </w:t>
      </w:r>
      <w:r w:rsidRPr="00184D85">
        <w:rPr>
          <w:lang w:val="en-IN"/>
        </w:rPr>
        <w:t xml:space="preserve">ETL </w:t>
      </w:r>
      <w:r w:rsidR="005D0082" w:rsidRPr="00184D85">
        <w:rPr>
          <w:lang w:val="en-IN"/>
        </w:rPr>
        <w:t>pipelines</w:t>
      </w:r>
    </w:p>
    <w:p w14:paraId="4E7E19E5" w14:textId="0D22E579" w:rsidR="00FA34A6" w:rsidRPr="00FC06C5" w:rsidRDefault="00FC06C5" w:rsidP="005D0082">
      <w:pPr>
        <w:pStyle w:val="NormalBPBHEB"/>
      </w:pPr>
      <w:r w:rsidRPr="00FC06C5">
        <w:t>In this recipe, you will build a complete batch ETL pipeline using user, transaction, and campaign datasets. The pipeline follows a structured flow from ingestion to transformation and finally persistence into Silver and Gold layers.</w:t>
      </w:r>
    </w:p>
    <w:p w14:paraId="0AD49CCD" w14:textId="18CF8E90" w:rsidR="002A6B6D" w:rsidRPr="00FC06C5" w:rsidRDefault="00FC06C5" w:rsidP="005D0082">
      <w:pPr>
        <w:pStyle w:val="NormalBPBHEB"/>
      </w:pPr>
      <w:r w:rsidRPr="00FC06C5">
        <w:t>This recipe demonstrates how individual processing steps come together to form a complete batch ETL pipeline</w:t>
      </w:r>
      <w:r w:rsidR="005D0082">
        <w:t>:</w:t>
      </w:r>
    </w:p>
    <w:p w14:paraId="1737999D" w14:textId="632A2358" w:rsidR="00FA34A6" w:rsidRPr="00FC06C5" w:rsidRDefault="00FA34A6">
      <w:pPr>
        <w:pStyle w:val="NormalBPBHEB"/>
        <w:numPr>
          <w:ilvl w:val="0"/>
          <w:numId w:val="25"/>
        </w:numPr>
      </w:pPr>
      <w:r w:rsidRPr="009F74F1">
        <w:rPr>
          <w:b/>
          <w:bCs/>
        </w:rPr>
        <w:t xml:space="preserve">Ingest </w:t>
      </w:r>
      <w:r w:rsidR="005D0082" w:rsidRPr="009F74F1">
        <w:rPr>
          <w:b/>
          <w:bCs/>
        </w:rPr>
        <w:t>raw d</w:t>
      </w:r>
      <w:r w:rsidRPr="009F74F1">
        <w:rPr>
          <w:b/>
          <w:bCs/>
        </w:rPr>
        <w:t>ata</w:t>
      </w:r>
      <w:r w:rsidR="00A43296">
        <w:rPr>
          <w:b/>
          <w:bCs/>
        </w:rPr>
        <w:t>:</w:t>
      </w:r>
      <w:r w:rsidR="00FC06C5">
        <w:rPr>
          <w:b/>
          <w:bCs/>
        </w:rPr>
        <w:t xml:space="preserve"> </w:t>
      </w:r>
      <w:r w:rsidR="00FC06C5" w:rsidRPr="00FC06C5">
        <w:t>The first step in a batch ETL pipeline is ingesting raw or cleaned source data from Azure Data Lake Storage into Spark DataFrames.</w:t>
      </w:r>
    </w:p>
    <w:p w14:paraId="4E471728" w14:textId="77777777" w:rsidR="00C573AF" w:rsidRPr="00C573AF" w:rsidRDefault="00C573AF" w:rsidP="009F74F1">
      <w:pPr>
        <w:pStyle w:val="CodeBlockBPBHEB"/>
        <w:ind w:left="720"/>
        <w:rPr>
          <w:lang w:val="en-IN"/>
        </w:rPr>
      </w:pPr>
      <w:r w:rsidRPr="00C573AF">
        <w:rPr>
          <w:lang w:val="en-IN"/>
        </w:rPr>
        <w:t># Cleaned User profile data from CSV</w:t>
      </w:r>
    </w:p>
    <w:p w14:paraId="18502E94" w14:textId="77777777" w:rsidR="00C573AF" w:rsidRPr="00C573AF" w:rsidRDefault="00C573AF" w:rsidP="009F74F1">
      <w:pPr>
        <w:pStyle w:val="CodeBlockBPBHEB"/>
        <w:ind w:left="720"/>
        <w:rPr>
          <w:lang w:val="en-IN"/>
        </w:rPr>
      </w:pPr>
      <w:r w:rsidRPr="00C573AF">
        <w:rPr>
          <w:lang w:val="en-IN"/>
        </w:rPr>
        <w:t>df_users = spark.read.format("csv") \</w:t>
      </w:r>
    </w:p>
    <w:p w14:paraId="57179D76" w14:textId="77777777" w:rsidR="00C573AF" w:rsidRPr="00C573AF" w:rsidRDefault="00C573AF" w:rsidP="009F74F1">
      <w:pPr>
        <w:pStyle w:val="CodeBlockBPBHEB"/>
        <w:ind w:left="720"/>
        <w:rPr>
          <w:lang w:val="en-IN"/>
        </w:rPr>
      </w:pPr>
      <w:r w:rsidRPr="00C573AF">
        <w:rPr>
          <w:lang w:val="en-IN"/>
        </w:rPr>
        <w:t>    .option("header", "true") \</w:t>
      </w:r>
    </w:p>
    <w:p w14:paraId="40008C76" w14:textId="77777777" w:rsidR="00C573AF" w:rsidRPr="00E72CDE" w:rsidRDefault="00C573AF" w:rsidP="009F74F1">
      <w:pPr>
        <w:pStyle w:val="CodeBlockBPBHEB"/>
        <w:ind w:left="720"/>
        <w:rPr>
          <w:lang w:val="de-DE"/>
        </w:rPr>
      </w:pPr>
      <w:r w:rsidRPr="00C573AF">
        <w:rPr>
          <w:lang w:val="en-IN"/>
        </w:rPr>
        <w:t xml:space="preserve">    </w:t>
      </w:r>
      <w:r w:rsidRPr="00E72CDE">
        <w:rPr>
          <w:lang w:val="de-DE"/>
        </w:rPr>
        <w:t>.option("inferSchema", "false") \</w:t>
      </w:r>
    </w:p>
    <w:p w14:paraId="7019677A" w14:textId="77777777" w:rsidR="00C573AF" w:rsidRPr="00E72CDE" w:rsidRDefault="00C573AF" w:rsidP="009F74F1">
      <w:pPr>
        <w:pStyle w:val="CodeBlockBPBHEB"/>
        <w:ind w:left="720"/>
        <w:rPr>
          <w:lang w:val="de-DE"/>
        </w:rPr>
      </w:pPr>
      <w:r w:rsidRPr="00E72CDE">
        <w:rPr>
          <w:lang w:val="de-DE"/>
        </w:rPr>
        <w:lastRenderedPageBreak/>
        <w:t>    .load("abfss://silver@stgazdeci.dfs.core.windows.net/cleaned_users")</w:t>
      </w:r>
    </w:p>
    <w:p w14:paraId="19A3A0A5" w14:textId="77777777" w:rsidR="00C573AF" w:rsidRPr="00E72CDE" w:rsidRDefault="00C573AF" w:rsidP="009F74F1">
      <w:pPr>
        <w:pStyle w:val="CodeBlockBPBHEB"/>
        <w:ind w:left="720"/>
        <w:rPr>
          <w:lang w:val="de-DE"/>
        </w:rPr>
      </w:pPr>
    </w:p>
    <w:p w14:paraId="35568E04" w14:textId="77777777" w:rsidR="00C573AF" w:rsidRPr="00C573AF" w:rsidRDefault="00C573AF" w:rsidP="009F74F1">
      <w:pPr>
        <w:pStyle w:val="CodeBlockBPBHEB"/>
        <w:ind w:left="720"/>
        <w:rPr>
          <w:lang w:val="en-IN"/>
        </w:rPr>
      </w:pPr>
      <w:r w:rsidRPr="00C573AF">
        <w:rPr>
          <w:lang w:val="en-IN"/>
        </w:rPr>
        <w:t># Transactions data from CSV</w:t>
      </w:r>
    </w:p>
    <w:p w14:paraId="54931282" w14:textId="77777777" w:rsidR="00C573AF" w:rsidRPr="00C573AF" w:rsidRDefault="00C573AF" w:rsidP="009F74F1">
      <w:pPr>
        <w:pStyle w:val="CodeBlockBPBHEB"/>
        <w:ind w:left="720"/>
        <w:rPr>
          <w:lang w:val="en-IN"/>
        </w:rPr>
      </w:pPr>
      <w:r w:rsidRPr="00C573AF">
        <w:rPr>
          <w:lang w:val="en-IN"/>
        </w:rPr>
        <w:t>df_txn = spark.read.format("csv") \</w:t>
      </w:r>
    </w:p>
    <w:p w14:paraId="2939E403" w14:textId="77777777" w:rsidR="00C573AF" w:rsidRPr="00C573AF" w:rsidRDefault="00C573AF" w:rsidP="009F74F1">
      <w:pPr>
        <w:pStyle w:val="CodeBlockBPBHEB"/>
        <w:ind w:left="720"/>
        <w:rPr>
          <w:lang w:val="en-IN"/>
        </w:rPr>
      </w:pPr>
      <w:r w:rsidRPr="00C573AF">
        <w:rPr>
          <w:lang w:val="en-IN"/>
        </w:rPr>
        <w:t>    .option("header", "true") \</w:t>
      </w:r>
    </w:p>
    <w:p w14:paraId="2CED1850" w14:textId="77777777" w:rsidR="00C573AF" w:rsidRPr="00C573AF" w:rsidRDefault="00C573AF" w:rsidP="009F74F1">
      <w:pPr>
        <w:pStyle w:val="CodeBlockBPBHEB"/>
        <w:ind w:left="720"/>
        <w:rPr>
          <w:lang w:val="en-IN"/>
        </w:rPr>
      </w:pPr>
      <w:r w:rsidRPr="00C573AF">
        <w:rPr>
          <w:lang w:val="en-IN"/>
        </w:rPr>
        <w:t>    .option("inferSchema", "true") \</w:t>
      </w:r>
    </w:p>
    <w:p w14:paraId="1ECA8B02" w14:textId="77777777" w:rsidR="00C573AF" w:rsidRPr="00C573AF" w:rsidRDefault="00C573AF" w:rsidP="009F74F1">
      <w:pPr>
        <w:pStyle w:val="CodeBlockBPBHEB"/>
        <w:ind w:left="720"/>
        <w:rPr>
          <w:lang w:val="en-IN"/>
        </w:rPr>
      </w:pPr>
      <w:r w:rsidRPr="00C573AF">
        <w:rPr>
          <w:lang w:val="en-IN"/>
        </w:rPr>
        <w:t>    .load("abfss://raw@stgazdeci.dfs.core.windows.net/transactions.csv")</w:t>
      </w:r>
    </w:p>
    <w:p w14:paraId="5B438C50" w14:textId="77777777" w:rsidR="00C573AF" w:rsidRPr="00C573AF" w:rsidRDefault="00C573AF" w:rsidP="009F74F1">
      <w:pPr>
        <w:pStyle w:val="CodeBlockBPBHEB"/>
        <w:ind w:left="720"/>
        <w:rPr>
          <w:lang w:val="en-IN"/>
        </w:rPr>
      </w:pPr>
    </w:p>
    <w:p w14:paraId="496AC8EE" w14:textId="77777777" w:rsidR="00C573AF" w:rsidRPr="00C573AF" w:rsidRDefault="00C573AF" w:rsidP="009F74F1">
      <w:pPr>
        <w:pStyle w:val="CodeBlockBPBHEB"/>
        <w:ind w:left="720"/>
        <w:rPr>
          <w:lang w:val="en-IN"/>
        </w:rPr>
      </w:pPr>
      <w:r w:rsidRPr="00C573AF">
        <w:rPr>
          <w:lang w:val="en-IN"/>
        </w:rPr>
        <w:t># Campaign metadata</w:t>
      </w:r>
    </w:p>
    <w:p w14:paraId="20AB3392" w14:textId="77777777" w:rsidR="00C573AF" w:rsidRPr="00C573AF" w:rsidRDefault="00C573AF" w:rsidP="009F74F1">
      <w:pPr>
        <w:pStyle w:val="CodeBlockBPBHEB"/>
        <w:ind w:left="720"/>
        <w:rPr>
          <w:lang w:val="en-IN"/>
        </w:rPr>
      </w:pPr>
      <w:r w:rsidRPr="00C573AF">
        <w:rPr>
          <w:lang w:val="en-IN"/>
        </w:rPr>
        <w:t>df_campaign = spark.read.format("csv") \</w:t>
      </w:r>
    </w:p>
    <w:p w14:paraId="62E62B19" w14:textId="77777777" w:rsidR="00C573AF" w:rsidRPr="00C573AF" w:rsidRDefault="00C573AF" w:rsidP="009F74F1">
      <w:pPr>
        <w:pStyle w:val="CodeBlockBPBHEB"/>
        <w:ind w:left="720"/>
        <w:rPr>
          <w:lang w:val="en-IN"/>
        </w:rPr>
      </w:pPr>
      <w:r w:rsidRPr="00C573AF">
        <w:rPr>
          <w:lang w:val="en-IN"/>
        </w:rPr>
        <w:t>    .option("header", "true") \</w:t>
      </w:r>
    </w:p>
    <w:p w14:paraId="33104DBA" w14:textId="77777777" w:rsidR="00C573AF" w:rsidRPr="00C573AF" w:rsidRDefault="00C573AF" w:rsidP="009F74F1">
      <w:pPr>
        <w:pStyle w:val="CodeBlockBPBHEB"/>
        <w:ind w:left="720"/>
        <w:rPr>
          <w:lang w:val="en-IN"/>
        </w:rPr>
      </w:pPr>
      <w:r w:rsidRPr="00C573AF">
        <w:rPr>
          <w:lang w:val="en-IN"/>
        </w:rPr>
        <w:t>    .option("inferSchema", "true") \</w:t>
      </w:r>
    </w:p>
    <w:p w14:paraId="0C5391C4" w14:textId="0F5BAE17" w:rsidR="00C573AF" w:rsidRPr="00C573AF" w:rsidRDefault="00C573AF" w:rsidP="009F74F1">
      <w:pPr>
        <w:pStyle w:val="CodeBlockBPBHEB"/>
        <w:ind w:left="720"/>
        <w:rPr>
          <w:lang w:val="en-IN"/>
        </w:rPr>
      </w:pPr>
      <w:r w:rsidRPr="00C573AF">
        <w:rPr>
          <w:lang w:val="en-IN"/>
        </w:rPr>
        <w:t>    .load("abfss://raw@stgazdeci.dfs.core.windows.net/campaigns.csv")</w:t>
      </w:r>
    </w:p>
    <w:p w14:paraId="27616CA3" w14:textId="77777777" w:rsidR="00FA34A6" w:rsidRDefault="00FA34A6" w:rsidP="00FA34A6">
      <w:pPr>
        <w:pStyle w:val="NormalBPBHEB"/>
      </w:pPr>
    </w:p>
    <w:p w14:paraId="31615AC1" w14:textId="57DA4A62" w:rsidR="00FA34A6" w:rsidRPr="009F74F1" w:rsidRDefault="00FA34A6">
      <w:pPr>
        <w:pStyle w:val="NormalBPBHEB"/>
        <w:numPr>
          <w:ilvl w:val="0"/>
          <w:numId w:val="25"/>
        </w:numPr>
        <w:rPr>
          <w:b/>
          <w:bCs/>
        </w:rPr>
      </w:pPr>
      <w:r w:rsidRPr="009F74F1">
        <w:rPr>
          <w:b/>
          <w:bCs/>
        </w:rPr>
        <w:t xml:space="preserve">Data </w:t>
      </w:r>
      <w:r w:rsidR="005D0082" w:rsidRPr="009F74F1">
        <w:rPr>
          <w:b/>
          <w:bCs/>
        </w:rPr>
        <w:t>standardization</w:t>
      </w:r>
      <w:r w:rsidR="0060511C">
        <w:rPr>
          <w:b/>
          <w:bCs/>
        </w:rPr>
        <w:t>:</w:t>
      </w:r>
      <w:r w:rsidR="00FC06C5">
        <w:rPr>
          <w:b/>
          <w:bCs/>
        </w:rPr>
        <w:t xml:space="preserve"> </w:t>
      </w:r>
      <w:r w:rsidR="00FC06C5" w:rsidRPr="005D0082">
        <w:rPr>
          <w:color w:val="000000" w:themeColor="text1"/>
        </w:rPr>
        <w:t>Before joining datasets, standardize column names and data formats to ensure consistency across sources.</w:t>
      </w:r>
    </w:p>
    <w:p w14:paraId="7EE37789" w14:textId="77777777" w:rsidR="00FA34A6" w:rsidRPr="00FA34A6" w:rsidRDefault="00FA34A6" w:rsidP="009F74F1">
      <w:pPr>
        <w:pStyle w:val="CodeBlockBPBHEB"/>
        <w:ind w:left="720"/>
      </w:pPr>
      <w:r w:rsidRPr="00FA34A6">
        <w:t># Standardize column names</w:t>
      </w:r>
    </w:p>
    <w:p w14:paraId="776DCE05" w14:textId="77777777" w:rsidR="00FA34A6" w:rsidRPr="00FA34A6" w:rsidRDefault="00FA34A6" w:rsidP="009F74F1">
      <w:pPr>
        <w:pStyle w:val="CodeBlockBPBHEB"/>
        <w:ind w:left="720"/>
      </w:pPr>
      <w:r w:rsidRPr="00FA34A6">
        <w:t>df_users = df_users.withColumnRenamed("id", "user_id")</w:t>
      </w:r>
    </w:p>
    <w:p w14:paraId="7DCD2F55" w14:textId="4A85992A" w:rsidR="00FA34A6" w:rsidRPr="00C073FD" w:rsidRDefault="00FA34A6" w:rsidP="009F74F1">
      <w:pPr>
        <w:pStyle w:val="CodeBlockBPBHEB"/>
        <w:ind w:left="720"/>
      </w:pPr>
      <w:r w:rsidRPr="00FA34A6">
        <w:t>df_txn = df_txn.withColumnRenamed("uid", "user_id")</w:t>
      </w:r>
    </w:p>
    <w:p w14:paraId="0FE2F7FB" w14:textId="77777777" w:rsidR="00FA34A6" w:rsidRPr="00691540" w:rsidRDefault="00FA34A6" w:rsidP="00975857">
      <w:pPr>
        <w:pStyle w:val="NormalBPBHEB"/>
      </w:pPr>
    </w:p>
    <w:p w14:paraId="6DED09B4" w14:textId="2601981A" w:rsidR="00FA34A6" w:rsidRPr="005D0082" w:rsidRDefault="00FA34A6">
      <w:pPr>
        <w:pStyle w:val="NormalBPBHEB"/>
        <w:numPr>
          <w:ilvl w:val="0"/>
          <w:numId w:val="25"/>
        </w:numPr>
        <w:rPr>
          <w:b/>
          <w:bCs/>
          <w:color w:val="000000" w:themeColor="text1"/>
        </w:rPr>
      </w:pPr>
      <w:r w:rsidRPr="00691540">
        <w:rPr>
          <w:b/>
          <w:bCs/>
        </w:rPr>
        <w:t xml:space="preserve">Join </w:t>
      </w:r>
      <w:r w:rsidR="005D0082" w:rsidRPr="00691540">
        <w:rPr>
          <w:b/>
          <w:bCs/>
        </w:rPr>
        <w:t>data</w:t>
      </w:r>
      <w:r w:rsidR="0060511C">
        <w:rPr>
          <w:b/>
          <w:bCs/>
        </w:rPr>
        <w:t>:</w:t>
      </w:r>
      <w:r w:rsidR="00FC06C5">
        <w:rPr>
          <w:b/>
          <w:bCs/>
        </w:rPr>
        <w:t xml:space="preserve"> </w:t>
      </w:r>
      <w:r w:rsidR="00FC06C5" w:rsidRPr="005D0082">
        <w:rPr>
          <w:color w:val="000000" w:themeColor="text1"/>
        </w:rPr>
        <w:t>Next, join the datasets to create an enriched view combining users, transactions, and campaign details.</w:t>
      </w:r>
    </w:p>
    <w:p w14:paraId="7B4E317D" w14:textId="77777777" w:rsidR="00FA34A6" w:rsidRPr="00FA34A6" w:rsidRDefault="00FA34A6" w:rsidP="009F74F1">
      <w:pPr>
        <w:pStyle w:val="CodeBlockBPBHEB"/>
        <w:ind w:left="720"/>
      </w:pPr>
      <w:r w:rsidRPr="00FA34A6">
        <w:t># Inner join users &amp; transactions</w:t>
      </w:r>
    </w:p>
    <w:p w14:paraId="01CD8A57" w14:textId="77777777" w:rsidR="00FA34A6" w:rsidRPr="00FA34A6" w:rsidRDefault="00FA34A6" w:rsidP="009F74F1">
      <w:pPr>
        <w:pStyle w:val="CodeBlockBPBHEB"/>
        <w:ind w:left="720"/>
      </w:pPr>
      <w:r w:rsidRPr="00FA34A6">
        <w:t>df_user_txn = df_users.join(df_txn, on="user_id", how="inner")</w:t>
      </w:r>
    </w:p>
    <w:p w14:paraId="4540DDE2" w14:textId="77777777" w:rsidR="00FA34A6" w:rsidRPr="00FA34A6" w:rsidRDefault="00FA34A6" w:rsidP="009F74F1">
      <w:pPr>
        <w:pStyle w:val="CodeBlockBPBHEB"/>
        <w:ind w:left="720"/>
      </w:pPr>
    </w:p>
    <w:p w14:paraId="50503755" w14:textId="56228BF7" w:rsidR="00C573AF" w:rsidRDefault="00FA34A6" w:rsidP="009F74F1">
      <w:pPr>
        <w:pStyle w:val="CodeBlockBPBHEB"/>
        <w:ind w:left="720"/>
      </w:pPr>
      <w:r w:rsidRPr="00FA34A6">
        <w:t># Left join with campaigns (broadcast for performance)</w:t>
      </w:r>
    </w:p>
    <w:p w14:paraId="7673C401" w14:textId="77777777" w:rsidR="00C573AF" w:rsidRPr="00C573AF" w:rsidRDefault="00C573AF" w:rsidP="009F74F1">
      <w:pPr>
        <w:pStyle w:val="CodeBlockBPBHEB"/>
        <w:ind w:left="720"/>
        <w:rPr>
          <w:lang w:val="en-IN"/>
        </w:rPr>
      </w:pPr>
      <w:r w:rsidRPr="00C573AF">
        <w:rPr>
          <w:lang w:val="en-IN"/>
        </w:rPr>
        <w:t>from pyspark.sql.functions import broadcast</w:t>
      </w:r>
    </w:p>
    <w:p w14:paraId="1167C4D8" w14:textId="5D1F9A6A" w:rsidR="00C573AF" w:rsidRPr="00C573AF" w:rsidRDefault="00C573AF" w:rsidP="009F74F1">
      <w:pPr>
        <w:pStyle w:val="CodeBlockBPBHEB"/>
        <w:ind w:left="720"/>
        <w:rPr>
          <w:lang w:val="en-IN"/>
        </w:rPr>
      </w:pPr>
      <w:r w:rsidRPr="00C573AF">
        <w:rPr>
          <w:lang w:val="en-IN"/>
        </w:rPr>
        <w:t>df_enriched = df_user_txn.join(broadcast(df_campaign), on="campaign_id", how="left")</w:t>
      </w:r>
    </w:p>
    <w:p w14:paraId="7D8F685E" w14:textId="77777777" w:rsidR="00FA34A6" w:rsidRPr="00975857" w:rsidRDefault="00FA34A6" w:rsidP="00975857">
      <w:pPr>
        <w:pStyle w:val="NormalBPBHEB"/>
      </w:pPr>
    </w:p>
    <w:p w14:paraId="74314976" w14:textId="32240FE5" w:rsidR="00FA34A6" w:rsidRPr="005D0082" w:rsidRDefault="00FA34A6">
      <w:pPr>
        <w:pStyle w:val="NormalBPBHEB"/>
        <w:numPr>
          <w:ilvl w:val="0"/>
          <w:numId w:val="25"/>
        </w:numPr>
        <w:rPr>
          <w:b/>
          <w:bCs/>
          <w:color w:val="000000" w:themeColor="text1"/>
        </w:rPr>
      </w:pPr>
      <w:r w:rsidRPr="00975857">
        <w:rPr>
          <w:b/>
          <w:bCs/>
        </w:rPr>
        <w:t xml:space="preserve">Apply </w:t>
      </w:r>
      <w:r w:rsidR="005D0082" w:rsidRPr="00975857">
        <w:rPr>
          <w:b/>
          <w:bCs/>
        </w:rPr>
        <w:t xml:space="preserve">transformations </w:t>
      </w:r>
      <w:r w:rsidRPr="00975857">
        <w:rPr>
          <w:b/>
          <w:bCs/>
        </w:rPr>
        <w:t>/ UDFs</w:t>
      </w:r>
      <w:r w:rsidR="0060511C">
        <w:rPr>
          <w:b/>
          <w:bCs/>
        </w:rPr>
        <w:t>:</w:t>
      </w:r>
      <w:r w:rsidR="0060044F">
        <w:rPr>
          <w:b/>
          <w:bCs/>
        </w:rPr>
        <w:t xml:space="preserve"> </w:t>
      </w:r>
      <w:r w:rsidR="0060044F" w:rsidRPr="005D0082">
        <w:rPr>
          <w:color w:val="000000" w:themeColor="text1"/>
        </w:rPr>
        <w:t>Apply business logic transformations to enrich the data further, such as categorizing transactions based on value.</w:t>
      </w:r>
    </w:p>
    <w:p w14:paraId="0B42E6E5" w14:textId="77777777" w:rsidR="00FA34A6" w:rsidRPr="00FA34A6" w:rsidRDefault="00FA34A6" w:rsidP="009F74F1">
      <w:pPr>
        <w:pStyle w:val="CodeBlockBPBHEB"/>
        <w:ind w:left="720"/>
      </w:pPr>
      <w:r w:rsidRPr="00FA34A6">
        <w:t>from pyspark.sql.functions import udf</w:t>
      </w:r>
    </w:p>
    <w:p w14:paraId="20A09704" w14:textId="77777777" w:rsidR="00FA34A6" w:rsidRPr="00FA34A6" w:rsidRDefault="00FA34A6" w:rsidP="009F74F1">
      <w:pPr>
        <w:pStyle w:val="CodeBlockBPBHEB"/>
        <w:ind w:left="720"/>
      </w:pPr>
      <w:r w:rsidRPr="00FA34A6">
        <w:t>from pyspark.sql.types import StringType</w:t>
      </w:r>
    </w:p>
    <w:p w14:paraId="4BCE344B" w14:textId="77777777" w:rsidR="00FA34A6" w:rsidRPr="00FA34A6" w:rsidRDefault="00FA34A6" w:rsidP="009F74F1">
      <w:pPr>
        <w:pStyle w:val="CodeBlockBPBHEB"/>
        <w:ind w:left="720"/>
      </w:pPr>
    </w:p>
    <w:p w14:paraId="40B8F1CB" w14:textId="77777777" w:rsidR="00FA34A6" w:rsidRPr="00FA34A6" w:rsidRDefault="00FA34A6" w:rsidP="009F74F1">
      <w:pPr>
        <w:pStyle w:val="CodeBlockBPBHEB"/>
        <w:ind w:left="720"/>
      </w:pPr>
      <w:r w:rsidRPr="00FA34A6">
        <w:t>def categorize_transaction(amount):</w:t>
      </w:r>
    </w:p>
    <w:p w14:paraId="1220DCB4" w14:textId="49203D7E" w:rsidR="00FA34A6" w:rsidRPr="00FA34A6" w:rsidRDefault="00FA34A6" w:rsidP="009F74F1">
      <w:pPr>
        <w:pStyle w:val="CodeBlockBPBHEB"/>
        <w:ind w:left="720"/>
      </w:pPr>
      <w:r w:rsidRPr="00FA34A6">
        <w:t xml:space="preserve">    if amount &gt;= </w:t>
      </w:r>
      <w:r w:rsidR="00146FDC">
        <w:t>500</w:t>
      </w:r>
      <w:r w:rsidRPr="00FA34A6">
        <w:t>:</w:t>
      </w:r>
    </w:p>
    <w:p w14:paraId="11BFA4B5" w14:textId="77777777" w:rsidR="00FA34A6" w:rsidRPr="00FA34A6" w:rsidRDefault="00FA34A6" w:rsidP="009F74F1">
      <w:pPr>
        <w:pStyle w:val="CodeBlockBPBHEB"/>
        <w:ind w:left="720"/>
      </w:pPr>
      <w:r w:rsidRPr="00FA34A6">
        <w:t xml:space="preserve">        return "High"</w:t>
      </w:r>
    </w:p>
    <w:p w14:paraId="001E79E4" w14:textId="65D1AC30" w:rsidR="00FA34A6" w:rsidRPr="00FA34A6" w:rsidRDefault="00FA34A6" w:rsidP="009F74F1">
      <w:pPr>
        <w:pStyle w:val="CodeBlockBPBHEB"/>
        <w:ind w:left="720"/>
      </w:pPr>
      <w:r w:rsidRPr="00FA34A6">
        <w:t xml:space="preserve">    elif amount &gt;= </w:t>
      </w:r>
      <w:r w:rsidR="00146FDC">
        <w:t>3</w:t>
      </w:r>
      <w:r w:rsidRPr="00FA34A6">
        <w:t>00:</w:t>
      </w:r>
    </w:p>
    <w:p w14:paraId="2C36D3E8" w14:textId="77777777" w:rsidR="00FA34A6" w:rsidRPr="00FA34A6" w:rsidRDefault="00FA34A6" w:rsidP="009F74F1">
      <w:pPr>
        <w:pStyle w:val="CodeBlockBPBHEB"/>
        <w:ind w:left="720"/>
      </w:pPr>
      <w:r w:rsidRPr="00FA34A6">
        <w:t xml:space="preserve">        return "Medium"</w:t>
      </w:r>
    </w:p>
    <w:p w14:paraId="4E6C27F9" w14:textId="77777777" w:rsidR="00FA34A6" w:rsidRPr="00FA34A6" w:rsidRDefault="00FA34A6" w:rsidP="009F74F1">
      <w:pPr>
        <w:pStyle w:val="CodeBlockBPBHEB"/>
        <w:ind w:left="720"/>
      </w:pPr>
      <w:r w:rsidRPr="00FA34A6">
        <w:lastRenderedPageBreak/>
        <w:t xml:space="preserve">    else:</w:t>
      </w:r>
    </w:p>
    <w:p w14:paraId="264668A1" w14:textId="77777777" w:rsidR="00FA34A6" w:rsidRPr="00FA34A6" w:rsidRDefault="00FA34A6" w:rsidP="009F74F1">
      <w:pPr>
        <w:pStyle w:val="CodeBlockBPBHEB"/>
        <w:ind w:left="720"/>
      </w:pPr>
      <w:r w:rsidRPr="00FA34A6">
        <w:t xml:space="preserve">        return "Low"</w:t>
      </w:r>
    </w:p>
    <w:p w14:paraId="7628B4EA" w14:textId="77777777" w:rsidR="00FA34A6" w:rsidRPr="00FA34A6" w:rsidRDefault="00FA34A6" w:rsidP="009F74F1">
      <w:pPr>
        <w:pStyle w:val="CodeBlockBPBHEB"/>
        <w:ind w:left="720"/>
      </w:pPr>
    </w:p>
    <w:p w14:paraId="12B15957" w14:textId="77777777" w:rsidR="00FA34A6" w:rsidRPr="00FA34A6" w:rsidRDefault="00FA34A6" w:rsidP="009F74F1">
      <w:pPr>
        <w:pStyle w:val="CodeBlockBPBHEB"/>
        <w:ind w:left="720"/>
      </w:pPr>
      <w:r w:rsidRPr="00FA34A6">
        <w:t>categorize_txn_udf = udf(categorize_transaction, StringType())</w:t>
      </w:r>
    </w:p>
    <w:p w14:paraId="38BD1A79" w14:textId="77777777" w:rsidR="00FA34A6" w:rsidRPr="00FA34A6" w:rsidRDefault="00FA34A6" w:rsidP="009F74F1">
      <w:pPr>
        <w:pStyle w:val="CodeBlockBPBHEB"/>
        <w:ind w:left="720"/>
      </w:pPr>
    </w:p>
    <w:p w14:paraId="0DE53641" w14:textId="49AD72D1" w:rsidR="00FA34A6" w:rsidRPr="00121E1F" w:rsidRDefault="00FA34A6" w:rsidP="009F74F1">
      <w:pPr>
        <w:pStyle w:val="CodeBlockBPBHEB"/>
        <w:ind w:left="720"/>
      </w:pPr>
      <w:r w:rsidRPr="00FA34A6">
        <w:t>df_enriched = df_enriched.withColumn("TransactionCategory", categorize_txn_udf(df_enriched["amount"]))</w:t>
      </w:r>
    </w:p>
    <w:p w14:paraId="7CB114B7" w14:textId="77777777" w:rsidR="00FA34A6" w:rsidRPr="00975857" w:rsidRDefault="00FA34A6" w:rsidP="00975857">
      <w:pPr>
        <w:pStyle w:val="NormalBPBHEB"/>
      </w:pPr>
    </w:p>
    <w:p w14:paraId="00AE2D80" w14:textId="5B43AD60" w:rsidR="00FA34A6" w:rsidRPr="005D0082" w:rsidRDefault="00FA34A6">
      <w:pPr>
        <w:pStyle w:val="NormalBPBHEB"/>
        <w:numPr>
          <w:ilvl w:val="0"/>
          <w:numId w:val="25"/>
        </w:numPr>
        <w:rPr>
          <w:b/>
          <w:bCs/>
          <w:color w:val="000000" w:themeColor="text1"/>
        </w:rPr>
      </w:pPr>
      <w:r w:rsidRPr="00975857">
        <w:rPr>
          <w:b/>
          <w:bCs/>
        </w:rPr>
        <w:t xml:space="preserve">Aggregate </w:t>
      </w:r>
      <w:r w:rsidR="005D0082" w:rsidRPr="00975857">
        <w:rPr>
          <w:b/>
          <w:bCs/>
        </w:rPr>
        <w:t>metrics</w:t>
      </w:r>
      <w:r w:rsidR="0060511C">
        <w:rPr>
          <w:b/>
          <w:bCs/>
        </w:rPr>
        <w:t>:</w:t>
      </w:r>
      <w:r w:rsidR="0060044F">
        <w:rPr>
          <w:b/>
          <w:bCs/>
        </w:rPr>
        <w:t xml:space="preserve"> </w:t>
      </w:r>
      <w:r w:rsidR="0060044F" w:rsidRPr="005D0082">
        <w:rPr>
          <w:color w:val="000000" w:themeColor="text1"/>
        </w:rPr>
        <w:t>Once the data is enriched, compute aggregated metrics required for reporting and analytics.</w:t>
      </w:r>
    </w:p>
    <w:p w14:paraId="7008468C" w14:textId="77777777" w:rsidR="00FA34A6" w:rsidRPr="00FA34A6" w:rsidRDefault="00FA34A6" w:rsidP="009F74F1">
      <w:pPr>
        <w:pStyle w:val="CodeBlockBPBHEB"/>
        <w:ind w:left="720"/>
      </w:pPr>
      <w:r w:rsidRPr="00FA34A6">
        <w:t>from pyspark.sql.functions import sum, avg, countDistinct, max, min</w:t>
      </w:r>
    </w:p>
    <w:p w14:paraId="08874B3E" w14:textId="77777777" w:rsidR="00FA34A6" w:rsidRPr="00FA34A6" w:rsidRDefault="00FA34A6" w:rsidP="009F74F1">
      <w:pPr>
        <w:pStyle w:val="CodeBlockBPBHEB"/>
        <w:ind w:left="720"/>
      </w:pPr>
    </w:p>
    <w:p w14:paraId="495E5008" w14:textId="77777777" w:rsidR="00FA34A6" w:rsidRPr="00FA34A6" w:rsidRDefault="00FA34A6" w:rsidP="009F74F1">
      <w:pPr>
        <w:pStyle w:val="CodeBlockBPBHEB"/>
        <w:ind w:left="720"/>
      </w:pPr>
      <w:r w:rsidRPr="00FA34A6">
        <w:t>campaign_metrics = (df_enriched</w:t>
      </w:r>
    </w:p>
    <w:p w14:paraId="423119D3" w14:textId="77777777" w:rsidR="00FA34A6" w:rsidRPr="00FA34A6" w:rsidRDefault="00FA34A6" w:rsidP="009F74F1">
      <w:pPr>
        <w:pStyle w:val="CodeBlockBPBHEB"/>
        <w:ind w:left="720"/>
      </w:pPr>
      <w:r w:rsidRPr="00FA34A6">
        <w:t xml:space="preserve">    .groupBy("campaign_id", "campaign_name")</w:t>
      </w:r>
    </w:p>
    <w:p w14:paraId="70B8821A" w14:textId="77777777" w:rsidR="00FA34A6" w:rsidRPr="00FA34A6" w:rsidRDefault="00FA34A6" w:rsidP="009F74F1">
      <w:pPr>
        <w:pStyle w:val="CodeBlockBPBHEB"/>
        <w:ind w:left="720"/>
      </w:pPr>
      <w:r w:rsidRPr="00FA34A6">
        <w:t xml:space="preserve">    .agg(</w:t>
      </w:r>
    </w:p>
    <w:p w14:paraId="7164001A" w14:textId="77777777" w:rsidR="00FA34A6" w:rsidRPr="00FA34A6" w:rsidRDefault="00FA34A6" w:rsidP="009F74F1">
      <w:pPr>
        <w:pStyle w:val="CodeBlockBPBHEB"/>
        <w:ind w:left="720"/>
      </w:pPr>
      <w:r w:rsidRPr="00FA34A6">
        <w:t xml:space="preserve">        countDistinct("user_id").alias("UniqueUsers"),</w:t>
      </w:r>
    </w:p>
    <w:p w14:paraId="2464CB93" w14:textId="77777777" w:rsidR="00FA34A6" w:rsidRPr="00FA34A6" w:rsidRDefault="00FA34A6" w:rsidP="009F74F1">
      <w:pPr>
        <w:pStyle w:val="CodeBlockBPBHEB"/>
        <w:ind w:left="720"/>
      </w:pPr>
      <w:r w:rsidRPr="00FA34A6">
        <w:t xml:space="preserve">        countDistinct("txn_id").alias("TotalTransactions"),</w:t>
      </w:r>
    </w:p>
    <w:p w14:paraId="49E2900E" w14:textId="77777777" w:rsidR="00FA34A6" w:rsidRPr="00FA34A6" w:rsidRDefault="00FA34A6" w:rsidP="009F74F1">
      <w:pPr>
        <w:pStyle w:val="CodeBlockBPBHEB"/>
        <w:ind w:left="720"/>
      </w:pPr>
      <w:r w:rsidRPr="00FA34A6">
        <w:t xml:space="preserve">        sum("amount").alias("TotalRevenue"),</w:t>
      </w:r>
    </w:p>
    <w:p w14:paraId="13BD5822" w14:textId="77777777" w:rsidR="00FA34A6" w:rsidRPr="00FA34A6" w:rsidRDefault="00FA34A6" w:rsidP="009F74F1">
      <w:pPr>
        <w:pStyle w:val="CodeBlockBPBHEB"/>
        <w:ind w:left="720"/>
      </w:pPr>
      <w:r w:rsidRPr="00FA34A6">
        <w:t xml:space="preserve">        avg("amount").alias("AvgTransaction"),</w:t>
      </w:r>
    </w:p>
    <w:p w14:paraId="61EACB2B" w14:textId="77777777" w:rsidR="00FA34A6" w:rsidRPr="00FA34A6" w:rsidRDefault="00FA34A6" w:rsidP="009F74F1">
      <w:pPr>
        <w:pStyle w:val="CodeBlockBPBHEB"/>
        <w:ind w:left="720"/>
      </w:pPr>
      <w:r w:rsidRPr="00FA34A6">
        <w:t xml:space="preserve">        max("amount").alias("MaxTransaction"),</w:t>
      </w:r>
    </w:p>
    <w:p w14:paraId="07812104" w14:textId="77777777" w:rsidR="00FA34A6" w:rsidRPr="00FA34A6" w:rsidRDefault="00FA34A6" w:rsidP="009F74F1">
      <w:pPr>
        <w:pStyle w:val="CodeBlockBPBHEB"/>
        <w:ind w:left="720"/>
      </w:pPr>
      <w:r w:rsidRPr="00FA34A6">
        <w:t xml:space="preserve">        min("amount").alias("MinTransaction")</w:t>
      </w:r>
    </w:p>
    <w:p w14:paraId="2380B2DA" w14:textId="7FDC5B9C" w:rsidR="00FA34A6" w:rsidRPr="00C073FD" w:rsidRDefault="00FA34A6" w:rsidP="009F74F1">
      <w:pPr>
        <w:pStyle w:val="CodeBlockBPBHEB"/>
        <w:ind w:left="720"/>
      </w:pPr>
      <w:r w:rsidRPr="00FA34A6">
        <w:t xml:space="preserve">    ))</w:t>
      </w:r>
    </w:p>
    <w:p w14:paraId="09B0640C" w14:textId="77777777" w:rsidR="00FA34A6" w:rsidRPr="00975857" w:rsidRDefault="00FA34A6" w:rsidP="00975857">
      <w:pPr>
        <w:pStyle w:val="NormalBPBHEB"/>
      </w:pPr>
    </w:p>
    <w:p w14:paraId="35E1ECFC" w14:textId="52A63796" w:rsidR="00FA34A6" w:rsidRPr="005D0082" w:rsidRDefault="00FA34A6">
      <w:pPr>
        <w:pStyle w:val="NormalBPBHEB"/>
        <w:numPr>
          <w:ilvl w:val="0"/>
          <w:numId w:val="25"/>
        </w:numPr>
        <w:rPr>
          <w:b/>
          <w:bCs/>
          <w:color w:val="000000" w:themeColor="text1"/>
        </w:rPr>
      </w:pPr>
      <w:r w:rsidRPr="00975857">
        <w:rPr>
          <w:b/>
          <w:bCs/>
        </w:rPr>
        <w:t xml:space="preserve">Save </w:t>
      </w:r>
      <w:r w:rsidR="005D0082" w:rsidRPr="00975857">
        <w:rPr>
          <w:b/>
          <w:bCs/>
        </w:rPr>
        <w:t xml:space="preserve">results </w:t>
      </w:r>
      <w:r w:rsidRPr="00975857">
        <w:rPr>
          <w:b/>
          <w:bCs/>
        </w:rPr>
        <w:t>to ADLS</w:t>
      </w:r>
      <w:r w:rsidR="0060511C">
        <w:rPr>
          <w:b/>
          <w:bCs/>
        </w:rPr>
        <w:t>:</w:t>
      </w:r>
      <w:r w:rsidR="0060044F">
        <w:rPr>
          <w:b/>
          <w:bCs/>
        </w:rPr>
        <w:t xml:space="preserve"> </w:t>
      </w:r>
      <w:r w:rsidR="0060044F" w:rsidRPr="005D0082">
        <w:rPr>
          <w:color w:val="000000" w:themeColor="text1"/>
        </w:rPr>
        <w:t>Persist the processed datasets to the appropriate layers in Azure Data Lake Storage.</w:t>
      </w:r>
    </w:p>
    <w:p w14:paraId="52C26A5D" w14:textId="77777777" w:rsidR="00FA34A6" w:rsidRPr="00E72CDE" w:rsidRDefault="00FA34A6" w:rsidP="009F74F1">
      <w:pPr>
        <w:pStyle w:val="CodeBlockBPBHEB"/>
        <w:ind w:left="720"/>
        <w:rPr>
          <w:lang w:val="de-DE"/>
        </w:rPr>
      </w:pPr>
      <w:r w:rsidRPr="00E72CDE">
        <w:rPr>
          <w:lang w:val="de-DE"/>
        </w:rPr>
        <w:t># Enriched dataset (Silver layer)</w:t>
      </w:r>
    </w:p>
    <w:p w14:paraId="077751D9" w14:textId="349B8AE7" w:rsidR="00FA34A6" w:rsidRPr="00E72CDE" w:rsidRDefault="00FA34A6" w:rsidP="009F74F1">
      <w:pPr>
        <w:pStyle w:val="CodeBlockBPBHEB"/>
        <w:ind w:left="720"/>
        <w:rPr>
          <w:lang w:val="de-DE"/>
        </w:rPr>
      </w:pPr>
      <w:r w:rsidRPr="00E72CDE">
        <w:rPr>
          <w:lang w:val="de-DE"/>
        </w:rPr>
        <w:t>df_enriched.write.format("delta").mode("overwrite").save("</w:t>
      </w:r>
      <w:r w:rsidR="00680CC1" w:rsidRPr="00E72CDE">
        <w:rPr>
          <w:lang w:val="de-DE"/>
        </w:rPr>
        <w:t>abfss://silver@stgazdeci.dfs.core.windows.net/enriched_user_data</w:t>
      </w:r>
      <w:r w:rsidRPr="00E72CDE">
        <w:rPr>
          <w:lang w:val="de-DE"/>
        </w:rPr>
        <w:t>")</w:t>
      </w:r>
    </w:p>
    <w:p w14:paraId="078BA011" w14:textId="77777777" w:rsidR="00FA34A6" w:rsidRPr="00E72CDE" w:rsidRDefault="00FA34A6" w:rsidP="009F74F1">
      <w:pPr>
        <w:pStyle w:val="CodeBlockBPBHEB"/>
        <w:ind w:left="720"/>
        <w:rPr>
          <w:lang w:val="de-DE"/>
        </w:rPr>
      </w:pPr>
    </w:p>
    <w:p w14:paraId="1288626D" w14:textId="77777777" w:rsidR="00FA34A6" w:rsidRPr="00FA34A6" w:rsidRDefault="00FA34A6" w:rsidP="009F74F1">
      <w:pPr>
        <w:pStyle w:val="CodeBlockBPBHEB"/>
        <w:ind w:left="720"/>
      </w:pPr>
      <w:r w:rsidRPr="00FA34A6">
        <w:t># Aggregated metrics (Gold layer)</w:t>
      </w:r>
    </w:p>
    <w:p w14:paraId="215D2DCD" w14:textId="369BDD4B" w:rsidR="00FA34A6" w:rsidRPr="00C073FD" w:rsidRDefault="00FA34A6" w:rsidP="009F74F1">
      <w:pPr>
        <w:pStyle w:val="CodeBlockBPBHEB"/>
        <w:ind w:left="720"/>
      </w:pPr>
      <w:r w:rsidRPr="00FA34A6">
        <w:t>campaign_metrics.write.format("delta").mode("overwrite").save("</w:t>
      </w:r>
      <w:r w:rsidR="00680CC1" w:rsidRPr="00680CC1">
        <w:rPr>
          <w:lang w:val="en-IN"/>
        </w:rPr>
        <w:t>abfss://</w:t>
      </w:r>
      <w:r w:rsidR="00A861F5">
        <w:rPr>
          <w:lang w:val="en-IN"/>
        </w:rPr>
        <w:t>gold</w:t>
      </w:r>
      <w:r w:rsidR="00680CC1" w:rsidRPr="00680CC1">
        <w:rPr>
          <w:lang w:val="en-IN"/>
        </w:rPr>
        <w:t>@stgazdeci.dfs.core.windows.net</w:t>
      </w:r>
      <w:r w:rsidR="00680CC1">
        <w:rPr>
          <w:lang w:val="en-IN"/>
        </w:rPr>
        <w:t>/</w:t>
      </w:r>
      <w:r w:rsidRPr="00FA34A6">
        <w:t>campaign_metrics")</w:t>
      </w:r>
    </w:p>
    <w:p w14:paraId="461F3285" w14:textId="77777777" w:rsidR="00FA34A6" w:rsidRDefault="00FA34A6" w:rsidP="00FA34A6">
      <w:pPr>
        <w:pStyle w:val="NormalBPBHEB"/>
      </w:pPr>
    </w:p>
    <w:p w14:paraId="743D3495" w14:textId="39E652A9" w:rsidR="00FA34A6" w:rsidRPr="009F74F1" w:rsidRDefault="00FA34A6">
      <w:pPr>
        <w:pStyle w:val="NormalBPBHEB"/>
        <w:numPr>
          <w:ilvl w:val="0"/>
          <w:numId w:val="25"/>
        </w:numPr>
        <w:rPr>
          <w:b/>
          <w:bCs/>
        </w:rPr>
      </w:pPr>
      <w:r w:rsidRPr="009F74F1">
        <w:rPr>
          <w:b/>
          <w:bCs/>
        </w:rPr>
        <w:t xml:space="preserve">Optional </w:t>
      </w:r>
      <w:r w:rsidR="005D0082" w:rsidRPr="009F74F1">
        <w:rPr>
          <w:b/>
          <w:bCs/>
        </w:rPr>
        <w:t>table registration</w:t>
      </w:r>
      <w:r w:rsidR="0060511C">
        <w:rPr>
          <w:b/>
          <w:bCs/>
        </w:rPr>
        <w:t>:</w:t>
      </w:r>
      <w:r w:rsidR="0060044F">
        <w:rPr>
          <w:b/>
          <w:bCs/>
        </w:rPr>
        <w:t xml:space="preserve"> </w:t>
      </w:r>
      <w:r w:rsidR="0060044F" w:rsidRPr="0060044F">
        <w:t>Register the saved datasets as Delta tables to enable SQL and BI access.</w:t>
      </w:r>
    </w:p>
    <w:p w14:paraId="7E33C141" w14:textId="77777777" w:rsidR="00A861F5" w:rsidRPr="00A861F5" w:rsidRDefault="00A861F5" w:rsidP="009F74F1">
      <w:pPr>
        <w:pStyle w:val="CodeBlockBPBHEB"/>
        <w:ind w:left="720"/>
      </w:pPr>
      <w:r w:rsidRPr="00A861F5">
        <w:t># Register as Delta tables</w:t>
      </w:r>
    </w:p>
    <w:p w14:paraId="2289DE1D" w14:textId="77777777" w:rsidR="00A861F5" w:rsidRPr="00A861F5" w:rsidRDefault="00A861F5" w:rsidP="009F74F1">
      <w:pPr>
        <w:pStyle w:val="CodeBlockBPBHEB"/>
        <w:ind w:left="720"/>
      </w:pPr>
      <w:r w:rsidRPr="00A861F5">
        <w:t>spark.sql("""</w:t>
      </w:r>
    </w:p>
    <w:p w14:paraId="1E1ACFFC" w14:textId="6B18D250" w:rsidR="00A861F5" w:rsidRPr="00A861F5" w:rsidRDefault="00A861F5" w:rsidP="009F74F1">
      <w:pPr>
        <w:pStyle w:val="CodeBlockBPBHEB"/>
        <w:ind w:left="720"/>
      </w:pPr>
      <w:r w:rsidRPr="00A861F5">
        <w:t xml:space="preserve">CREATE TABLE IF NOT EXISTS </w:t>
      </w:r>
      <w:ins w:id="73" w:author="Saaimithra Pragadeesh" w:date="2026-05-16T20:00:00Z" w16du:dateUtc="2026-05-16T14:30:00Z">
        <w:r w:rsidR="00824DD3">
          <w:t>main.</w:t>
        </w:r>
      </w:ins>
      <w:r w:rsidRPr="00A861F5">
        <w:t>silver.enriched_user_data</w:t>
      </w:r>
    </w:p>
    <w:p w14:paraId="05A9BB09" w14:textId="77777777" w:rsidR="00A861F5" w:rsidRPr="00A861F5" w:rsidRDefault="00A861F5" w:rsidP="009F74F1">
      <w:pPr>
        <w:pStyle w:val="CodeBlockBPBHEB"/>
        <w:ind w:left="720"/>
      </w:pPr>
      <w:r w:rsidRPr="00A861F5">
        <w:t>USING DELTA</w:t>
      </w:r>
    </w:p>
    <w:p w14:paraId="5B78FC7E" w14:textId="77777777" w:rsidR="00A861F5" w:rsidRPr="00A861F5" w:rsidRDefault="00A861F5" w:rsidP="009F74F1">
      <w:pPr>
        <w:pStyle w:val="CodeBlockBPBHEB"/>
        <w:ind w:left="720"/>
      </w:pPr>
      <w:r w:rsidRPr="00A861F5">
        <w:t>LOCATION 'abfss://silver@stgazdeci.dfs.core.windows.net/enriched_user_data'</w:t>
      </w:r>
    </w:p>
    <w:p w14:paraId="4B7B5EC4" w14:textId="77777777" w:rsidR="00A861F5" w:rsidRPr="00A861F5" w:rsidRDefault="00A861F5" w:rsidP="009F74F1">
      <w:pPr>
        <w:pStyle w:val="CodeBlockBPBHEB"/>
        <w:ind w:left="720"/>
      </w:pPr>
      <w:r w:rsidRPr="00A861F5">
        <w:lastRenderedPageBreak/>
        <w:t>""")</w:t>
      </w:r>
    </w:p>
    <w:p w14:paraId="56EF5BBF" w14:textId="77777777" w:rsidR="00A861F5" w:rsidRPr="00A861F5" w:rsidRDefault="00A861F5" w:rsidP="009F74F1">
      <w:pPr>
        <w:pStyle w:val="CodeBlockBPBHEB"/>
        <w:ind w:left="720"/>
      </w:pPr>
    </w:p>
    <w:p w14:paraId="379F805C" w14:textId="77777777" w:rsidR="00A861F5" w:rsidRPr="00A861F5" w:rsidRDefault="00A861F5" w:rsidP="009F74F1">
      <w:pPr>
        <w:pStyle w:val="CodeBlockBPBHEB"/>
        <w:ind w:left="720"/>
      </w:pPr>
      <w:r w:rsidRPr="00A861F5">
        <w:t>spark.sql("""</w:t>
      </w:r>
    </w:p>
    <w:p w14:paraId="7D0C1851" w14:textId="60630259" w:rsidR="00A861F5" w:rsidRPr="00A861F5" w:rsidRDefault="00A861F5" w:rsidP="009F74F1">
      <w:pPr>
        <w:pStyle w:val="CodeBlockBPBHEB"/>
        <w:ind w:left="720"/>
      </w:pPr>
      <w:r w:rsidRPr="00A861F5">
        <w:t xml:space="preserve">CREATE TABLE IF NOT EXISTS </w:t>
      </w:r>
      <w:ins w:id="74" w:author="Saaimithra Pragadeesh" w:date="2026-05-16T20:00:00Z" w16du:dateUtc="2026-05-16T14:30:00Z">
        <w:r w:rsidR="00824DD3">
          <w:t>main.</w:t>
        </w:r>
      </w:ins>
      <w:r w:rsidRPr="00A861F5">
        <w:t>gold.campaign_metrics</w:t>
      </w:r>
    </w:p>
    <w:p w14:paraId="540DE5E4" w14:textId="77777777" w:rsidR="00A861F5" w:rsidRPr="00A861F5" w:rsidRDefault="00A861F5" w:rsidP="009F74F1">
      <w:pPr>
        <w:pStyle w:val="CodeBlockBPBHEB"/>
        <w:ind w:left="720"/>
      </w:pPr>
      <w:r w:rsidRPr="00A861F5">
        <w:t>USING DELTA</w:t>
      </w:r>
    </w:p>
    <w:p w14:paraId="34394F72" w14:textId="77777777" w:rsidR="00A861F5" w:rsidRPr="00A861F5" w:rsidRDefault="00A861F5" w:rsidP="009F74F1">
      <w:pPr>
        <w:pStyle w:val="CodeBlockBPBHEB"/>
        <w:ind w:left="720"/>
      </w:pPr>
      <w:r w:rsidRPr="00A861F5">
        <w:t>LOCATION 'abfss://gold@stgazdeci.dfs.core.windows.net/campaign_metrics'</w:t>
      </w:r>
    </w:p>
    <w:p w14:paraId="5079D74F" w14:textId="15A9864F" w:rsidR="00A861F5" w:rsidRDefault="00A861F5" w:rsidP="009F74F1">
      <w:pPr>
        <w:pStyle w:val="CodeBlockBPBHEB"/>
        <w:ind w:left="720"/>
      </w:pPr>
      <w:r w:rsidRPr="00A861F5">
        <w:t>""")</w:t>
      </w:r>
    </w:p>
    <w:p w14:paraId="17C74FB7" w14:textId="77777777" w:rsidR="0060044F" w:rsidRPr="005D0082" w:rsidRDefault="0060044F" w:rsidP="005D0082">
      <w:pPr>
        <w:pStyle w:val="NormalBPBHEB"/>
      </w:pPr>
    </w:p>
    <w:p w14:paraId="5640A6AC" w14:textId="77777777" w:rsidR="0060044F" w:rsidRPr="005D0082" w:rsidRDefault="0060044F" w:rsidP="0060044F">
      <w:pPr>
        <w:pStyle w:val="NormalBPBHEB"/>
        <w:rPr>
          <w:color w:val="000000" w:themeColor="text1"/>
        </w:rPr>
      </w:pPr>
      <w:r w:rsidRPr="005D0082">
        <w:rPr>
          <w:color w:val="000000" w:themeColor="text1"/>
        </w:rPr>
        <w:t>In real-world deployments, this batch ETL pipeline is typically automated and enhanced to meet production requirements. The pipeline can be scheduled to run at regular intervals using Databricks Jobs, or orchestrated as part of a broader workflow using tools such as Azure Data Factory, Apache Airflow, or Prefect.</w:t>
      </w:r>
    </w:p>
    <w:p w14:paraId="4FB4B1C7" w14:textId="6D22B953" w:rsidR="0060044F" w:rsidRPr="005D0082" w:rsidRDefault="0060044F" w:rsidP="00975857">
      <w:pPr>
        <w:pStyle w:val="NormalBPBHEB"/>
        <w:rPr>
          <w:color w:val="000000" w:themeColor="text1"/>
        </w:rPr>
      </w:pPr>
      <w:r w:rsidRPr="005D0082">
        <w:rPr>
          <w:color w:val="000000" w:themeColor="text1"/>
        </w:rPr>
        <w:t>To make the pipeline fully automated and scalable, parameters such as processing date ranges or incremental load logic can be introduced, allowing the pipeline to process only new or changed data on each run.</w:t>
      </w:r>
    </w:p>
    <w:p w14:paraId="72DCC8CA" w14:textId="380C6CBF" w:rsidR="00FA34A6" w:rsidRPr="009F74F1" w:rsidRDefault="00975857" w:rsidP="00975857">
      <w:pPr>
        <w:pStyle w:val="NormalBPBHEB"/>
      </w:pPr>
      <w:r>
        <w:t xml:space="preserve">Let us look at some of the </w:t>
      </w:r>
      <w:r w:rsidRPr="00975857">
        <w:t>best pr</w:t>
      </w:r>
      <w:r w:rsidR="00FA34A6" w:rsidRPr="009F74F1">
        <w:t>actices</w:t>
      </w:r>
      <w:r>
        <w:t>:</w:t>
      </w:r>
    </w:p>
    <w:p w14:paraId="1B0FE98B" w14:textId="12DEF0AC" w:rsidR="00FA34A6" w:rsidRPr="009F74F1" w:rsidRDefault="00FA34A6">
      <w:pPr>
        <w:pStyle w:val="NormalBPBHEB"/>
        <w:numPr>
          <w:ilvl w:val="0"/>
          <w:numId w:val="26"/>
        </w:numPr>
      </w:pPr>
      <w:r w:rsidRPr="005D0082">
        <w:rPr>
          <w:b/>
          <w:bCs/>
        </w:rPr>
        <w:t>Modularize your code</w:t>
      </w:r>
      <w:r w:rsidRPr="009F74F1">
        <w:t xml:space="preserve">: </w:t>
      </w:r>
      <w:r w:rsidR="005D0082">
        <w:t>S</w:t>
      </w:r>
      <w:r w:rsidRPr="009F74F1">
        <w:t>eparate ingestion, cleansing, transformation, aggregation, and saving steps.</w:t>
      </w:r>
    </w:p>
    <w:p w14:paraId="4C7F2C39" w14:textId="77777777" w:rsidR="00FA34A6" w:rsidRPr="009F74F1" w:rsidRDefault="00FA34A6">
      <w:pPr>
        <w:pStyle w:val="NormalBPBHEB"/>
        <w:numPr>
          <w:ilvl w:val="0"/>
          <w:numId w:val="26"/>
        </w:numPr>
      </w:pPr>
      <w:r w:rsidRPr="009F74F1">
        <w:t>Use Delta tables for reliable writes and time travel.</w:t>
      </w:r>
    </w:p>
    <w:p w14:paraId="45D05F6C" w14:textId="77777777" w:rsidR="00FA34A6" w:rsidRPr="009F74F1" w:rsidRDefault="00FA34A6">
      <w:pPr>
        <w:pStyle w:val="NormalBPBHEB"/>
        <w:numPr>
          <w:ilvl w:val="0"/>
          <w:numId w:val="26"/>
        </w:numPr>
      </w:pPr>
      <w:r w:rsidRPr="009F74F1">
        <w:t>Broadcast smaller tables to optimize joins.</w:t>
      </w:r>
    </w:p>
    <w:p w14:paraId="65E98E78" w14:textId="77777777" w:rsidR="00FA34A6" w:rsidRPr="009F74F1" w:rsidRDefault="00FA34A6">
      <w:pPr>
        <w:pStyle w:val="NormalBPBHEB"/>
        <w:numPr>
          <w:ilvl w:val="0"/>
          <w:numId w:val="26"/>
        </w:numPr>
      </w:pPr>
      <w:r w:rsidRPr="009F74F1">
        <w:t>Add logging and monitoring for job success/failure.</w:t>
      </w:r>
    </w:p>
    <w:p w14:paraId="1B45FD8B" w14:textId="7713558F" w:rsidR="00EB1E18" w:rsidRPr="009F74F1" w:rsidRDefault="00FA34A6">
      <w:pPr>
        <w:pStyle w:val="NormalBPBHEB"/>
        <w:numPr>
          <w:ilvl w:val="0"/>
          <w:numId w:val="26"/>
        </w:numPr>
      </w:pPr>
      <w:r w:rsidRPr="009F74F1">
        <w:t>Use partitioning for large datasets to improve query performance.</w:t>
      </w:r>
    </w:p>
    <w:p w14:paraId="29B65ADA" w14:textId="2778A73D" w:rsidR="00C02020" w:rsidRPr="005A7F1B" w:rsidRDefault="00F43C96" w:rsidP="00393E63">
      <w:pPr>
        <w:pStyle w:val="Heading1BPBHEB"/>
      </w:pPr>
      <w:r>
        <w:t>Building</w:t>
      </w:r>
      <w:r w:rsidR="00C02020" w:rsidRPr="00C02020">
        <w:t xml:space="preserve"> </w:t>
      </w:r>
      <w:r w:rsidR="005D0082">
        <w:t>S</w:t>
      </w:r>
      <w:r w:rsidR="00C02020" w:rsidRPr="00C02020">
        <w:t>treaming ETL in Azure Databricks</w:t>
      </w:r>
    </w:p>
    <w:p w14:paraId="43B66182" w14:textId="69BE247F" w:rsidR="00C02020" w:rsidRPr="00393E63" w:rsidRDefault="00C02020" w:rsidP="005D0082">
      <w:pPr>
        <w:pStyle w:val="NormalBPBHEB"/>
      </w:pPr>
      <w:r w:rsidRPr="00393E63">
        <w:t>In many real-world scenarios, data arrives continuously from sources such as</w:t>
      </w:r>
      <w:r w:rsidR="00F43C96">
        <w:t xml:space="preserve"> </w:t>
      </w:r>
      <w:r w:rsidR="00F43C96" w:rsidRPr="005D0082">
        <w:rPr>
          <w:b/>
          <w:bCs/>
        </w:rPr>
        <w:t>Internet of Things</w:t>
      </w:r>
      <w:r w:rsidRPr="00393E63">
        <w:t xml:space="preserve"> </w:t>
      </w:r>
      <w:r w:rsidR="00F43C96">
        <w:t>(</w:t>
      </w:r>
      <w:r w:rsidRPr="005D0082">
        <w:rPr>
          <w:b/>
          <w:bCs/>
        </w:rPr>
        <w:t>IoT</w:t>
      </w:r>
      <w:r w:rsidR="00F43C96">
        <w:t>)</w:t>
      </w:r>
      <w:r w:rsidRPr="00393E63">
        <w:t xml:space="preserve"> devices, clickstreams, or APIs. Batch processing alone may not be sufficient.</w:t>
      </w:r>
    </w:p>
    <w:p w14:paraId="34E295C2" w14:textId="70DCE4CF" w:rsidR="00C02020" w:rsidRDefault="00C02020" w:rsidP="005D0082">
      <w:pPr>
        <w:pStyle w:val="NormalBPBHEB"/>
      </w:pPr>
      <w:r w:rsidRPr="00393E63">
        <w:t>Structured Streaming in PySpark allows you to process data in real-time while keeping the same DataFrame/Dataset API you use in batch ETL. It supports event-time handling, watermarking, and output sinks like Delta Lake.</w:t>
      </w:r>
    </w:p>
    <w:p w14:paraId="4765268E" w14:textId="77777777" w:rsidR="00F74268" w:rsidRPr="00393E63" w:rsidRDefault="00F74268" w:rsidP="00F74268">
      <w:pPr>
        <w:pStyle w:val="NormalBPBHEB"/>
      </w:pPr>
    </w:p>
    <w:p w14:paraId="060FCB09" w14:textId="3DE66A3C" w:rsidR="00184D85" w:rsidRDefault="00184D85" w:rsidP="00B415BF">
      <w:pPr>
        <w:pStyle w:val="Heading2BPBHEB"/>
        <w:rPr>
          <w:lang w:val="en-IN"/>
        </w:rPr>
      </w:pPr>
      <w:r w:rsidRPr="005B1822">
        <w:t>Recipe:</w:t>
      </w:r>
      <w:r w:rsidRPr="005B1822">
        <w:rPr>
          <w:rFonts w:eastAsiaTheme="minorHAnsi" w:cstheme="minorBidi"/>
        </w:rPr>
        <w:t xml:space="preserve"> </w:t>
      </w:r>
      <w:r w:rsidRPr="00184D85">
        <w:rPr>
          <w:lang w:val="en-IN"/>
        </w:rPr>
        <w:t>Implementing Streaming ETL with Structured Streaming</w:t>
      </w:r>
    </w:p>
    <w:p w14:paraId="1F2F2F9B" w14:textId="655FFB2E" w:rsidR="00B415BF" w:rsidRDefault="00F43C96" w:rsidP="00B415BF">
      <w:pPr>
        <w:pStyle w:val="NormalBPBHEB"/>
        <w:rPr>
          <w:ins w:id="75" w:author="Saaimithra Pragadeesh" w:date="2026-05-16T19:15:00Z" w16du:dateUtc="2026-05-16T13:45:00Z"/>
          <w:color w:val="000000" w:themeColor="text1"/>
        </w:rPr>
      </w:pPr>
      <w:r w:rsidRPr="00C42AE1">
        <w:rPr>
          <w:color w:val="000000" w:themeColor="text1"/>
        </w:rPr>
        <w:t xml:space="preserve">Streaming ETL pipelines process continuously arriving data such as IoT events, clickstreams, or transactions in near real time. Using Azure Databricks Structured Streaming, this recipe </w:t>
      </w:r>
      <w:r w:rsidRPr="00C42AE1">
        <w:rPr>
          <w:color w:val="000000" w:themeColor="text1"/>
        </w:rPr>
        <w:lastRenderedPageBreak/>
        <w:t>demonstrates how to ingest streaming data, apply transformations and business logic, and persist the results to Delta Lake for analytics.</w:t>
      </w:r>
    </w:p>
    <w:p w14:paraId="5DF84DCA" w14:textId="4554DC2A" w:rsidR="0011296C" w:rsidRPr="00C42AE1" w:rsidRDefault="0011296C" w:rsidP="00B415BF">
      <w:pPr>
        <w:pStyle w:val="NormalBPBHEB"/>
        <w:rPr>
          <w:color w:val="000000" w:themeColor="text1"/>
        </w:rPr>
      </w:pPr>
      <w:ins w:id="76" w:author="Saaimithra Pragadeesh" w:date="2026-05-16T19:15:00Z">
        <w:r w:rsidRPr="0011296C">
          <w:rPr>
            <w:color w:val="000000" w:themeColor="text1"/>
          </w:rPr>
          <w:t>In production environments, streaming data is often ingested from sources such as Azure Event Hubs, Kafka, or Auto Loader. For simplicity and reproducibility, this recipe uses a Delta folder as the streaming source, allowing Structured Streaming to process newly arriving transaction records incrementally without requiring external messaging infrastructure.</w:t>
        </w:r>
      </w:ins>
    </w:p>
    <w:p w14:paraId="3DAD9FF1" w14:textId="7E0D16EB" w:rsidR="00C02020" w:rsidRPr="00C42AE1" w:rsidRDefault="00C02020" w:rsidP="003052F9">
      <w:pPr>
        <w:pStyle w:val="NormalBPBHEB"/>
        <w:numPr>
          <w:ilvl w:val="0"/>
          <w:numId w:val="27"/>
        </w:numPr>
        <w:rPr>
          <w:b/>
          <w:bCs/>
          <w:color w:val="000000" w:themeColor="text1"/>
        </w:rPr>
      </w:pPr>
      <w:r w:rsidRPr="00C42AE1">
        <w:rPr>
          <w:b/>
          <w:bCs/>
          <w:color w:val="000000" w:themeColor="text1"/>
        </w:rPr>
        <w:t xml:space="preserve">Define </w:t>
      </w:r>
      <w:r w:rsidR="003052F9" w:rsidRPr="00C42AE1">
        <w:rPr>
          <w:b/>
          <w:bCs/>
          <w:color w:val="000000" w:themeColor="text1"/>
        </w:rPr>
        <w:t>streaming source</w:t>
      </w:r>
      <w:r w:rsidR="00E01503" w:rsidRPr="00C42AE1">
        <w:rPr>
          <w:b/>
          <w:bCs/>
          <w:color w:val="000000" w:themeColor="text1"/>
        </w:rPr>
        <w:t>:</w:t>
      </w:r>
      <w:r w:rsidR="00E01503" w:rsidRPr="00C42AE1">
        <w:rPr>
          <w:color w:val="000000" w:themeColor="text1"/>
        </w:rPr>
        <w:t xml:space="preserve"> </w:t>
      </w:r>
      <w:r w:rsidR="00F43C96" w:rsidRPr="00C42AE1">
        <w:rPr>
          <w:color w:val="000000" w:themeColor="text1"/>
        </w:rPr>
        <w:t>The first step is to define the schema and source for the incoming streaming data. In this example, transaction data is continuously written to a Delta folder in the Raw layer.</w:t>
      </w:r>
    </w:p>
    <w:p w14:paraId="0A3155F6" w14:textId="77777777" w:rsidR="00C02020" w:rsidRPr="00C02020" w:rsidRDefault="00C02020" w:rsidP="00393E63">
      <w:pPr>
        <w:pStyle w:val="CodeBlockBPBHEB"/>
        <w:ind w:left="720"/>
      </w:pPr>
      <w:r w:rsidRPr="00C02020">
        <w:t>from pyspark.sql.types import StructType, StructField, StringType, DoubleType, TimestampType</w:t>
      </w:r>
    </w:p>
    <w:p w14:paraId="21BB6D33" w14:textId="77777777" w:rsidR="00C02020" w:rsidRPr="00C02020" w:rsidRDefault="00C02020" w:rsidP="00393E63">
      <w:pPr>
        <w:pStyle w:val="CodeBlockBPBHEB"/>
        <w:ind w:left="720"/>
      </w:pPr>
    </w:p>
    <w:p w14:paraId="2E590529" w14:textId="77777777" w:rsidR="00C02020" w:rsidRPr="00C02020" w:rsidRDefault="00C02020" w:rsidP="00393E63">
      <w:pPr>
        <w:pStyle w:val="CodeBlockBPBHEB"/>
        <w:ind w:left="720"/>
      </w:pPr>
      <w:r w:rsidRPr="00C02020">
        <w:t>txn_schema = StructType([</w:t>
      </w:r>
    </w:p>
    <w:p w14:paraId="2827C240" w14:textId="77777777" w:rsidR="00C02020" w:rsidRPr="00C02020" w:rsidRDefault="00C02020" w:rsidP="00393E63">
      <w:pPr>
        <w:pStyle w:val="CodeBlockBPBHEB"/>
        <w:ind w:left="720"/>
      </w:pPr>
      <w:r w:rsidRPr="00C02020">
        <w:t xml:space="preserve">    StructField("txn_id", StringType(), True),</w:t>
      </w:r>
    </w:p>
    <w:p w14:paraId="1853C840" w14:textId="77777777" w:rsidR="00C02020" w:rsidRPr="00C02020" w:rsidRDefault="00C02020" w:rsidP="00393E63">
      <w:pPr>
        <w:pStyle w:val="CodeBlockBPBHEB"/>
        <w:ind w:left="720"/>
      </w:pPr>
      <w:r w:rsidRPr="00C02020">
        <w:t xml:space="preserve">    StructField("user_id", StringType(), True),</w:t>
      </w:r>
    </w:p>
    <w:p w14:paraId="6135FF2A" w14:textId="77777777" w:rsidR="00C02020" w:rsidRPr="00C02020" w:rsidRDefault="00C02020" w:rsidP="00393E63">
      <w:pPr>
        <w:pStyle w:val="CodeBlockBPBHEB"/>
        <w:ind w:left="720"/>
      </w:pPr>
      <w:r w:rsidRPr="00C02020">
        <w:t xml:space="preserve">    StructField("amount", DoubleType(), True),</w:t>
      </w:r>
    </w:p>
    <w:p w14:paraId="6F8AC5C5" w14:textId="77777777" w:rsidR="00C02020" w:rsidRPr="00C02020" w:rsidRDefault="00C02020" w:rsidP="00393E63">
      <w:pPr>
        <w:pStyle w:val="CodeBlockBPBHEB"/>
        <w:ind w:left="720"/>
      </w:pPr>
      <w:r w:rsidRPr="00C02020">
        <w:t xml:space="preserve">    StructField("campaign_id", StringType(), True),</w:t>
      </w:r>
    </w:p>
    <w:p w14:paraId="39D21CC4" w14:textId="77777777" w:rsidR="00C02020" w:rsidRPr="00C02020" w:rsidRDefault="00C02020" w:rsidP="00393E63">
      <w:pPr>
        <w:pStyle w:val="CodeBlockBPBHEB"/>
        <w:ind w:left="720"/>
      </w:pPr>
      <w:r w:rsidRPr="00C02020">
        <w:t xml:space="preserve">    StructField("txn_time", TimestampType(), True)</w:t>
      </w:r>
    </w:p>
    <w:p w14:paraId="4CA64AF7" w14:textId="77777777" w:rsidR="00C02020" w:rsidRPr="00C02020" w:rsidRDefault="00C02020" w:rsidP="00393E63">
      <w:pPr>
        <w:pStyle w:val="CodeBlockBPBHEB"/>
        <w:ind w:left="720"/>
      </w:pPr>
      <w:r w:rsidRPr="00C02020">
        <w:t>])</w:t>
      </w:r>
    </w:p>
    <w:p w14:paraId="2296D5AD" w14:textId="77777777" w:rsidR="00C02020" w:rsidRPr="00C02020" w:rsidRDefault="00C02020" w:rsidP="00393E63">
      <w:pPr>
        <w:pStyle w:val="CodeBlockBPBHEB"/>
        <w:ind w:left="720"/>
      </w:pPr>
    </w:p>
    <w:p w14:paraId="0F900F90" w14:textId="77777777" w:rsidR="00C02020" w:rsidRPr="00C02020" w:rsidRDefault="00C02020" w:rsidP="00393E63">
      <w:pPr>
        <w:pStyle w:val="CodeBlockBPBHEB"/>
        <w:ind w:left="720"/>
      </w:pPr>
      <w:r w:rsidRPr="00C02020">
        <w:t>streaming_txn = (spark.readStream.format("delta")</w:t>
      </w:r>
    </w:p>
    <w:p w14:paraId="24B1C641" w14:textId="77777777" w:rsidR="00C02020" w:rsidRPr="00E72CDE" w:rsidRDefault="00C02020" w:rsidP="00393E63">
      <w:pPr>
        <w:pStyle w:val="CodeBlockBPBHEB"/>
        <w:ind w:left="720"/>
        <w:rPr>
          <w:lang w:val="de-DE"/>
        </w:rPr>
      </w:pPr>
      <w:r w:rsidRPr="00C02020">
        <w:t xml:space="preserve">    </w:t>
      </w:r>
      <w:r w:rsidRPr="00E72CDE">
        <w:rPr>
          <w:lang w:val="de-DE"/>
        </w:rPr>
        <w:t>.schema(txn_schema)</w:t>
      </w:r>
    </w:p>
    <w:p w14:paraId="5A0B9A5D" w14:textId="15B62645" w:rsidR="00C02020" w:rsidRPr="00E72CDE" w:rsidRDefault="00C02020" w:rsidP="00393E63">
      <w:pPr>
        <w:pStyle w:val="CodeBlockBPBHEB"/>
        <w:ind w:left="720"/>
        <w:rPr>
          <w:lang w:val="de-DE"/>
        </w:rPr>
      </w:pPr>
      <w:r w:rsidRPr="00E72CDE">
        <w:rPr>
          <w:lang w:val="de-DE"/>
        </w:rPr>
        <w:t xml:space="preserve">    .load("</w:t>
      </w:r>
      <w:r w:rsidR="00EC48DC" w:rsidRPr="00E72CDE">
        <w:rPr>
          <w:lang w:val="de-DE"/>
        </w:rPr>
        <w:t>abfss://raw@stgazdeci.dfs.core.windows.net/</w:t>
      </w:r>
      <w:r w:rsidRPr="00E72CDE">
        <w:rPr>
          <w:lang w:val="de-DE"/>
        </w:rPr>
        <w:t>streaming_transactions"))</w:t>
      </w:r>
    </w:p>
    <w:p w14:paraId="06C79751" w14:textId="77777777" w:rsidR="00C02020" w:rsidRPr="00E72CDE" w:rsidRDefault="00C02020" w:rsidP="00E01503">
      <w:pPr>
        <w:pStyle w:val="NormalBPBHEB"/>
        <w:rPr>
          <w:lang w:val="de-DE"/>
        </w:rPr>
      </w:pPr>
    </w:p>
    <w:p w14:paraId="3204B1FA" w14:textId="51010788" w:rsidR="00C02020" w:rsidRPr="00C42AE1" w:rsidRDefault="00C02020">
      <w:pPr>
        <w:pStyle w:val="NormalBPBHEB"/>
        <w:numPr>
          <w:ilvl w:val="0"/>
          <w:numId w:val="27"/>
        </w:numPr>
        <w:rPr>
          <w:b/>
          <w:bCs/>
          <w:color w:val="000000" w:themeColor="text1"/>
        </w:rPr>
      </w:pPr>
      <w:r w:rsidRPr="00E01503">
        <w:rPr>
          <w:b/>
          <w:bCs/>
        </w:rPr>
        <w:t xml:space="preserve">Apply </w:t>
      </w:r>
      <w:ins w:id="77" w:author="Aditi Singha" w:date="2026-05-25T16:07:00Z" w16du:dateUtc="2026-05-25T10:37:00Z">
        <w:r w:rsidR="003052F9">
          <w:rPr>
            <w:b/>
            <w:bCs/>
          </w:rPr>
          <w:t>t</w:t>
        </w:r>
      </w:ins>
      <w:del w:id="78" w:author="Aditi Singha" w:date="2026-05-25T16:07:00Z" w16du:dateUtc="2026-05-25T10:37:00Z">
        <w:r w:rsidRPr="00E01503" w:rsidDel="003052F9">
          <w:rPr>
            <w:b/>
            <w:bCs/>
          </w:rPr>
          <w:delText>T</w:delText>
        </w:r>
      </w:del>
      <w:r w:rsidRPr="00E01503">
        <w:rPr>
          <w:b/>
          <w:bCs/>
        </w:rPr>
        <w:t>ransformations</w:t>
      </w:r>
      <w:r w:rsidR="00E01503">
        <w:rPr>
          <w:b/>
          <w:bCs/>
        </w:rPr>
        <w:t>:</w:t>
      </w:r>
      <w:r w:rsidR="00F43C96">
        <w:rPr>
          <w:b/>
          <w:bCs/>
        </w:rPr>
        <w:t xml:space="preserve"> </w:t>
      </w:r>
      <w:r w:rsidR="00F43C96" w:rsidRPr="00C42AE1">
        <w:rPr>
          <w:color w:val="000000" w:themeColor="text1"/>
        </w:rPr>
        <w:t>Streaming data is often enriched with static or slowly changing reference datasets such as users and campaigns.</w:t>
      </w:r>
    </w:p>
    <w:p w14:paraId="36C54A84" w14:textId="77777777" w:rsidR="00C02020" w:rsidRPr="00C02020" w:rsidRDefault="00C02020" w:rsidP="00393E63">
      <w:pPr>
        <w:pStyle w:val="CodeBlockBPBHEB"/>
        <w:ind w:left="720"/>
      </w:pPr>
      <w:r w:rsidRPr="00C02020">
        <w:t># Enrich with users and campaigns (static datasets)</w:t>
      </w:r>
    </w:p>
    <w:p w14:paraId="49C87FD2" w14:textId="5985FA05" w:rsidR="00C02020" w:rsidRPr="00C02020" w:rsidRDefault="00C02020" w:rsidP="00393E63">
      <w:pPr>
        <w:pStyle w:val="CodeBlockBPBHEB"/>
        <w:ind w:left="720"/>
      </w:pPr>
      <w:r w:rsidRPr="00C02020">
        <w:t>df_users = spark.read.format("delta").load("</w:t>
      </w:r>
      <w:r w:rsidR="0076636E" w:rsidRPr="00680CC1">
        <w:rPr>
          <w:lang w:val="en-IN"/>
        </w:rPr>
        <w:t>abfss://</w:t>
      </w:r>
      <w:r w:rsidR="0076636E">
        <w:rPr>
          <w:lang w:val="en-IN"/>
        </w:rPr>
        <w:t>silver</w:t>
      </w:r>
      <w:r w:rsidR="0076636E" w:rsidRPr="00680CC1">
        <w:rPr>
          <w:lang w:val="en-IN"/>
        </w:rPr>
        <w:t>@stgazdeci.dfs.core.windows.net</w:t>
      </w:r>
      <w:r w:rsidR="0076636E" w:rsidRPr="00C02020">
        <w:t xml:space="preserve"> </w:t>
      </w:r>
      <w:r w:rsidRPr="00C02020">
        <w:t>/users_flattened")</w:t>
      </w:r>
    </w:p>
    <w:p w14:paraId="2BDC7B46" w14:textId="2D3D3957" w:rsidR="00C02020" w:rsidRPr="00C02020" w:rsidRDefault="00C02020" w:rsidP="00393E63">
      <w:pPr>
        <w:pStyle w:val="CodeBlockBPBHEB"/>
        <w:ind w:left="720"/>
      </w:pPr>
      <w:r w:rsidRPr="00C02020">
        <w:t>df_campaign = spark.read.format("delta").load("</w:t>
      </w:r>
      <w:r w:rsidR="0076636E" w:rsidRPr="00680CC1">
        <w:rPr>
          <w:lang w:val="en-IN"/>
        </w:rPr>
        <w:t>abfss://</w:t>
      </w:r>
      <w:r w:rsidR="0076636E">
        <w:rPr>
          <w:lang w:val="en-IN"/>
        </w:rPr>
        <w:t>raw</w:t>
      </w:r>
      <w:r w:rsidR="0076636E" w:rsidRPr="00680CC1">
        <w:rPr>
          <w:lang w:val="en-IN"/>
        </w:rPr>
        <w:t>@stgazdeci.dfs.core.windows.net</w:t>
      </w:r>
      <w:r w:rsidR="0076636E" w:rsidRPr="00C02020">
        <w:t xml:space="preserve"> /</w:t>
      </w:r>
      <w:r w:rsidRPr="00C02020">
        <w:t>campaigns")</w:t>
      </w:r>
    </w:p>
    <w:p w14:paraId="4471FA0E" w14:textId="77777777" w:rsidR="00C02020" w:rsidRPr="00C02020" w:rsidRDefault="00C02020" w:rsidP="00393E63">
      <w:pPr>
        <w:pStyle w:val="CodeBlockBPBHEB"/>
        <w:ind w:left="720"/>
      </w:pPr>
    </w:p>
    <w:p w14:paraId="6392CBD1" w14:textId="77777777" w:rsidR="00C02020" w:rsidRPr="00C02020" w:rsidRDefault="00C02020" w:rsidP="00393E63">
      <w:pPr>
        <w:pStyle w:val="CodeBlockBPBHEB"/>
        <w:ind w:left="720"/>
      </w:pPr>
      <w:r w:rsidRPr="00C02020">
        <w:t>from pyspark.sql.functions import broadcast</w:t>
      </w:r>
    </w:p>
    <w:p w14:paraId="11A1FDE0" w14:textId="77777777" w:rsidR="00C02020" w:rsidRPr="00C02020" w:rsidRDefault="00C02020" w:rsidP="00393E63">
      <w:pPr>
        <w:pStyle w:val="CodeBlockBPBHEB"/>
        <w:ind w:left="720"/>
      </w:pPr>
    </w:p>
    <w:p w14:paraId="0E9531E6" w14:textId="77777777" w:rsidR="00C02020" w:rsidRPr="00C02020" w:rsidRDefault="00C02020" w:rsidP="00393E63">
      <w:pPr>
        <w:pStyle w:val="CodeBlockBPBHEB"/>
        <w:ind w:left="720"/>
      </w:pPr>
      <w:r w:rsidRPr="00C02020">
        <w:t># Join streaming transactions with static data</w:t>
      </w:r>
    </w:p>
    <w:p w14:paraId="0CA80EE3" w14:textId="77777777" w:rsidR="00C02020" w:rsidRPr="00C02020" w:rsidRDefault="00C02020" w:rsidP="00393E63">
      <w:pPr>
        <w:pStyle w:val="CodeBlockBPBHEB"/>
        <w:ind w:left="720"/>
      </w:pPr>
      <w:r w:rsidRPr="00C02020">
        <w:t>df_enriched_stream = streaming_txn.join(broadcast(df_users), on="user_id", how="inner") \</w:t>
      </w:r>
    </w:p>
    <w:p w14:paraId="0446DFA5" w14:textId="264FD523" w:rsidR="00C02020" w:rsidRPr="00C073FD" w:rsidRDefault="00C02020" w:rsidP="00393E63">
      <w:pPr>
        <w:pStyle w:val="CodeBlockBPBHEB"/>
        <w:ind w:left="720"/>
      </w:pPr>
      <w:r w:rsidRPr="00C02020">
        <w:t xml:space="preserve">                                  .join(broadcast(df_campaign), on="campaign_id", how="left")</w:t>
      </w:r>
    </w:p>
    <w:p w14:paraId="5B2A9AB7" w14:textId="77777777" w:rsidR="00C02020" w:rsidRPr="00393E63" w:rsidRDefault="00C02020" w:rsidP="00E01503">
      <w:pPr>
        <w:pStyle w:val="NormalBPBHEB"/>
      </w:pPr>
    </w:p>
    <w:p w14:paraId="0C7E55FF" w14:textId="25614460" w:rsidR="00C02020" w:rsidRPr="00E01503" w:rsidRDefault="00C02020">
      <w:pPr>
        <w:pStyle w:val="NormalBPBHEB"/>
        <w:numPr>
          <w:ilvl w:val="0"/>
          <w:numId w:val="27"/>
        </w:numPr>
        <w:rPr>
          <w:b/>
          <w:bCs/>
        </w:rPr>
      </w:pPr>
      <w:r w:rsidRPr="00E01503">
        <w:rPr>
          <w:b/>
          <w:bCs/>
        </w:rPr>
        <w:t xml:space="preserve">Apply UDF / </w:t>
      </w:r>
      <w:r w:rsidR="00C42AE1">
        <w:rPr>
          <w:b/>
          <w:bCs/>
        </w:rPr>
        <w:t>c</w:t>
      </w:r>
      <w:r w:rsidRPr="00E01503">
        <w:rPr>
          <w:b/>
          <w:bCs/>
        </w:rPr>
        <w:t>ategorization</w:t>
      </w:r>
      <w:r w:rsidR="00E01503">
        <w:rPr>
          <w:b/>
          <w:bCs/>
        </w:rPr>
        <w:t>:</w:t>
      </w:r>
      <w:r w:rsidR="00F43C96">
        <w:rPr>
          <w:b/>
          <w:bCs/>
        </w:rPr>
        <w:t xml:space="preserve"> </w:t>
      </w:r>
      <w:r w:rsidR="00F43C96" w:rsidRPr="00C42AE1">
        <w:rPr>
          <w:color w:val="000000" w:themeColor="text1"/>
        </w:rPr>
        <w:t>After enrichment, apply custom business logic to classify transactions based on their value.</w:t>
      </w:r>
    </w:p>
    <w:p w14:paraId="27227D35" w14:textId="77777777" w:rsidR="00C02020" w:rsidRPr="00C02020" w:rsidRDefault="00C02020" w:rsidP="00393E63">
      <w:pPr>
        <w:pStyle w:val="CodeBlockBPBHEB"/>
        <w:ind w:left="720"/>
      </w:pPr>
      <w:r w:rsidRPr="00C02020">
        <w:t>from pyspark.sql.functions import udf</w:t>
      </w:r>
    </w:p>
    <w:p w14:paraId="712A2302" w14:textId="77777777" w:rsidR="00C02020" w:rsidRPr="00C02020" w:rsidRDefault="00C02020" w:rsidP="00393E63">
      <w:pPr>
        <w:pStyle w:val="CodeBlockBPBHEB"/>
        <w:ind w:left="720"/>
      </w:pPr>
      <w:r w:rsidRPr="00C02020">
        <w:t>from pyspark.sql.types import StringType</w:t>
      </w:r>
    </w:p>
    <w:p w14:paraId="788DEBE0" w14:textId="77777777" w:rsidR="00C02020" w:rsidRPr="00C02020" w:rsidRDefault="00C02020" w:rsidP="00393E63">
      <w:pPr>
        <w:pStyle w:val="CodeBlockBPBHEB"/>
        <w:ind w:left="720"/>
      </w:pPr>
    </w:p>
    <w:p w14:paraId="779EDCCB" w14:textId="77777777" w:rsidR="00C02020" w:rsidRPr="00C02020" w:rsidRDefault="00C02020" w:rsidP="00393E63">
      <w:pPr>
        <w:pStyle w:val="CodeBlockBPBHEB"/>
        <w:ind w:left="720"/>
      </w:pPr>
      <w:r w:rsidRPr="00C02020">
        <w:t>def categorize_transaction(amount):</w:t>
      </w:r>
    </w:p>
    <w:p w14:paraId="248951A8" w14:textId="58219275" w:rsidR="00C02020" w:rsidRPr="00C02020" w:rsidRDefault="00C02020" w:rsidP="00393E63">
      <w:pPr>
        <w:pStyle w:val="CodeBlockBPBHEB"/>
        <w:ind w:left="720"/>
      </w:pPr>
      <w:r w:rsidRPr="00C02020">
        <w:t xml:space="preserve">    if amount &gt;= </w:t>
      </w:r>
      <w:r w:rsidR="00146FDC">
        <w:t>500</w:t>
      </w:r>
      <w:r w:rsidRPr="00C02020">
        <w:t>:</w:t>
      </w:r>
    </w:p>
    <w:p w14:paraId="430E61E3" w14:textId="77777777" w:rsidR="00C02020" w:rsidRPr="00C02020" w:rsidRDefault="00C02020" w:rsidP="00393E63">
      <w:pPr>
        <w:pStyle w:val="CodeBlockBPBHEB"/>
        <w:ind w:left="720"/>
      </w:pPr>
      <w:r w:rsidRPr="00C02020">
        <w:t xml:space="preserve">        return "High"</w:t>
      </w:r>
    </w:p>
    <w:p w14:paraId="19CE22B9" w14:textId="630004AE" w:rsidR="00C02020" w:rsidRPr="00C02020" w:rsidRDefault="00C02020" w:rsidP="00393E63">
      <w:pPr>
        <w:pStyle w:val="CodeBlockBPBHEB"/>
        <w:ind w:left="720"/>
      </w:pPr>
      <w:r w:rsidRPr="00C02020">
        <w:t xml:space="preserve">    elif amount &gt;= </w:t>
      </w:r>
      <w:r w:rsidR="00146FDC">
        <w:t>3</w:t>
      </w:r>
      <w:r w:rsidRPr="00C02020">
        <w:t>00:</w:t>
      </w:r>
    </w:p>
    <w:p w14:paraId="1416E435" w14:textId="77777777" w:rsidR="00C02020" w:rsidRPr="00C02020" w:rsidRDefault="00C02020" w:rsidP="00393E63">
      <w:pPr>
        <w:pStyle w:val="CodeBlockBPBHEB"/>
        <w:ind w:left="720"/>
      </w:pPr>
      <w:r w:rsidRPr="00C02020">
        <w:t xml:space="preserve">        return "Medium"</w:t>
      </w:r>
    </w:p>
    <w:p w14:paraId="4D3D864B" w14:textId="77777777" w:rsidR="00C02020" w:rsidRPr="00C02020" w:rsidRDefault="00C02020" w:rsidP="00393E63">
      <w:pPr>
        <w:pStyle w:val="CodeBlockBPBHEB"/>
        <w:ind w:left="720"/>
      </w:pPr>
      <w:r w:rsidRPr="00C02020">
        <w:t xml:space="preserve">    else:</w:t>
      </w:r>
    </w:p>
    <w:p w14:paraId="4C55B832" w14:textId="77777777" w:rsidR="00C02020" w:rsidRPr="00C02020" w:rsidRDefault="00C02020" w:rsidP="00393E63">
      <w:pPr>
        <w:pStyle w:val="CodeBlockBPBHEB"/>
        <w:ind w:left="720"/>
      </w:pPr>
      <w:r w:rsidRPr="00C02020">
        <w:t xml:space="preserve">        return "Low"</w:t>
      </w:r>
    </w:p>
    <w:p w14:paraId="0F8844E9" w14:textId="77777777" w:rsidR="00C02020" w:rsidRPr="00C02020" w:rsidRDefault="00C02020" w:rsidP="00393E63">
      <w:pPr>
        <w:pStyle w:val="CodeBlockBPBHEB"/>
        <w:ind w:left="720"/>
      </w:pPr>
    </w:p>
    <w:p w14:paraId="79C863F3" w14:textId="77777777" w:rsidR="00C02020" w:rsidRPr="00C02020" w:rsidRDefault="00C02020" w:rsidP="00393E63">
      <w:pPr>
        <w:pStyle w:val="CodeBlockBPBHEB"/>
        <w:ind w:left="720"/>
      </w:pPr>
      <w:r w:rsidRPr="00C02020">
        <w:t>categorize_txn_udf = udf(categorize_transaction, StringType())</w:t>
      </w:r>
    </w:p>
    <w:p w14:paraId="17AF6228" w14:textId="77777777" w:rsidR="00C02020" w:rsidRPr="00C02020" w:rsidRDefault="00C02020" w:rsidP="00393E63">
      <w:pPr>
        <w:pStyle w:val="CodeBlockBPBHEB"/>
        <w:ind w:left="720"/>
      </w:pPr>
    </w:p>
    <w:p w14:paraId="3B029909" w14:textId="3E555C31" w:rsidR="00C02020" w:rsidRPr="00C073FD" w:rsidRDefault="00C02020" w:rsidP="00393E63">
      <w:pPr>
        <w:pStyle w:val="CodeBlockBPBHEB"/>
        <w:ind w:left="720"/>
      </w:pPr>
      <w:r w:rsidRPr="00C02020">
        <w:t>df_enriched_stream = df_enriched_stream.withColumn("TransactionCategory", categorize_txn_udf("amount"))</w:t>
      </w:r>
    </w:p>
    <w:p w14:paraId="709C656A" w14:textId="77777777" w:rsidR="00C02020" w:rsidRPr="00E01503" w:rsidRDefault="00C02020" w:rsidP="00E01503">
      <w:pPr>
        <w:pStyle w:val="NormalBPBHEB"/>
      </w:pPr>
    </w:p>
    <w:p w14:paraId="65233679" w14:textId="2FB5034C" w:rsidR="00C02020" w:rsidRPr="00C42AE1" w:rsidRDefault="00C02020">
      <w:pPr>
        <w:pStyle w:val="NormalBPBHEB"/>
        <w:numPr>
          <w:ilvl w:val="0"/>
          <w:numId w:val="27"/>
        </w:numPr>
        <w:rPr>
          <w:b/>
          <w:bCs/>
          <w:color w:val="000000" w:themeColor="text1"/>
        </w:rPr>
      </w:pPr>
      <w:r w:rsidRPr="00E01503">
        <w:rPr>
          <w:b/>
          <w:bCs/>
        </w:rPr>
        <w:t xml:space="preserve">Write </w:t>
      </w:r>
      <w:r w:rsidR="00C42AE1" w:rsidRPr="00E01503">
        <w:rPr>
          <w:b/>
          <w:bCs/>
        </w:rPr>
        <w:t>streaming output</w:t>
      </w:r>
      <w:r w:rsidR="00E01503">
        <w:rPr>
          <w:b/>
          <w:bCs/>
        </w:rPr>
        <w:t>:</w:t>
      </w:r>
      <w:r w:rsidR="00E01503">
        <w:t xml:space="preserve"> </w:t>
      </w:r>
      <w:r w:rsidR="00F43C96" w:rsidRPr="00C42AE1">
        <w:rPr>
          <w:color w:val="000000" w:themeColor="text1"/>
        </w:rPr>
        <w:t>The enriched streaming data is written to Delta Lake in the Silver layer for downstream processing.</w:t>
      </w:r>
    </w:p>
    <w:p w14:paraId="4E5B82B1" w14:textId="77777777" w:rsidR="00C02020" w:rsidRPr="00C02020" w:rsidRDefault="00C02020" w:rsidP="00393E63">
      <w:pPr>
        <w:pStyle w:val="CodeBlockBPBHEB"/>
        <w:ind w:left="720"/>
      </w:pPr>
      <w:r w:rsidRPr="00C02020">
        <w:t>query = (df_enriched_stream.writeStream</w:t>
      </w:r>
    </w:p>
    <w:p w14:paraId="27B1A53B" w14:textId="77777777" w:rsidR="00C02020" w:rsidRPr="00C02020" w:rsidRDefault="00C02020" w:rsidP="00393E63">
      <w:pPr>
        <w:pStyle w:val="CodeBlockBPBHEB"/>
        <w:ind w:left="720"/>
      </w:pPr>
      <w:r w:rsidRPr="00C02020">
        <w:t xml:space="preserve">         .format("delta")</w:t>
      </w:r>
    </w:p>
    <w:p w14:paraId="651C959C" w14:textId="77777777" w:rsidR="00C02020" w:rsidRPr="00C02020" w:rsidRDefault="00C02020" w:rsidP="00393E63">
      <w:pPr>
        <w:pStyle w:val="CodeBlockBPBHEB"/>
        <w:ind w:left="720"/>
      </w:pPr>
      <w:r w:rsidRPr="00C02020">
        <w:t xml:space="preserve">         .outputMode("append")           # Options: append, update, complete</w:t>
      </w:r>
    </w:p>
    <w:p w14:paraId="14A45EF6" w14:textId="3D95F040" w:rsidR="00C02020" w:rsidRPr="00C02020" w:rsidRDefault="00C02020" w:rsidP="00393E63">
      <w:pPr>
        <w:pStyle w:val="CodeBlockBPBHEB"/>
        <w:ind w:left="720"/>
      </w:pPr>
      <w:r w:rsidRPr="00C02020">
        <w:t xml:space="preserve">         .option("checkpointLocation", "</w:t>
      </w:r>
      <w:r w:rsidR="00B3410B" w:rsidRPr="00680CC1">
        <w:rPr>
          <w:lang w:val="en-IN"/>
        </w:rPr>
        <w:t>abfss://</w:t>
      </w:r>
      <w:r w:rsidR="006E4331">
        <w:rPr>
          <w:lang w:val="en-IN"/>
        </w:rPr>
        <w:t>silver</w:t>
      </w:r>
      <w:r w:rsidR="00B3410B" w:rsidRPr="00680CC1">
        <w:rPr>
          <w:lang w:val="en-IN"/>
        </w:rPr>
        <w:t>@stgazdeci.dfs.core.windows.net</w:t>
      </w:r>
      <w:r w:rsidRPr="00C02020">
        <w:t>/</w:t>
      </w:r>
      <w:ins w:id="79" w:author="Saaimithra Pragadeesh" w:date="2026-05-16T19:20:00Z" w16du:dateUtc="2026-05-16T13:50:00Z">
        <w:r w:rsidR="00E82462" w:rsidRPr="00E82462">
          <w:rPr>
            <w:rFonts w:ascii="Arial" w:hAnsi="Arial"/>
            <w:sz w:val="22"/>
            <w:szCs w:val="22"/>
          </w:rPr>
          <w:t xml:space="preserve"> </w:t>
        </w:r>
      </w:ins>
      <w:ins w:id="80" w:author="Saaimithra Pragadeesh" w:date="2026-05-16T19:20:00Z">
        <w:r w:rsidR="00E82462" w:rsidRPr="00E82462">
          <w:t>checkpoints/</w:t>
        </w:r>
      </w:ins>
      <w:r w:rsidRPr="00C02020">
        <w:t>enriched_txn_stream")</w:t>
      </w:r>
    </w:p>
    <w:p w14:paraId="24E72BF6" w14:textId="19624A03" w:rsidR="00C02020" w:rsidRPr="00121E1F" w:rsidRDefault="00C02020" w:rsidP="00393E63">
      <w:pPr>
        <w:pStyle w:val="CodeBlockBPBHEB"/>
        <w:ind w:left="720"/>
      </w:pPr>
      <w:r w:rsidRPr="00C02020">
        <w:t xml:space="preserve">         .start("</w:t>
      </w:r>
      <w:r w:rsidR="00B3410B" w:rsidRPr="00680CC1">
        <w:rPr>
          <w:lang w:val="en-IN"/>
        </w:rPr>
        <w:t>abfss://</w:t>
      </w:r>
      <w:r w:rsidR="006E4331">
        <w:rPr>
          <w:lang w:val="en-IN"/>
        </w:rPr>
        <w:t>silver</w:t>
      </w:r>
      <w:r w:rsidR="00B3410B" w:rsidRPr="00680CC1">
        <w:rPr>
          <w:lang w:val="en-IN"/>
        </w:rPr>
        <w:t>@stgazdeci.dfs.core.windows.net</w:t>
      </w:r>
      <w:r w:rsidR="00B3410B" w:rsidRPr="00C02020">
        <w:t>/enriched_txn_stream</w:t>
      </w:r>
      <w:r w:rsidRPr="00C02020">
        <w:t>"))</w:t>
      </w:r>
    </w:p>
    <w:p w14:paraId="452BA76F" w14:textId="77777777" w:rsidR="00C02020" w:rsidRDefault="00C02020" w:rsidP="00C02020">
      <w:pPr>
        <w:pStyle w:val="NormalBPBHEB"/>
      </w:pPr>
    </w:p>
    <w:p w14:paraId="731FFEA6" w14:textId="790FB526" w:rsidR="00F43C96" w:rsidRPr="00C42AE1" w:rsidRDefault="00C42AE1" w:rsidP="00C42AE1">
      <w:pPr>
        <w:pStyle w:val="NormalBPBHEB"/>
        <w:ind w:left="720"/>
      </w:pPr>
      <w:r>
        <w:t>Consider the following</w:t>
      </w:r>
    </w:p>
    <w:p w14:paraId="2D790B9C" w14:textId="77777777" w:rsidR="00F43C96" w:rsidRPr="00F43C96" w:rsidRDefault="00F43C96">
      <w:pPr>
        <w:pStyle w:val="NormalBPBHEB"/>
        <w:numPr>
          <w:ilvl w:val="1"/>
          <w:numId w:val="51"/>
        </w:numPr>
        <w:rPr>
          <w:lang w:val="en-IN"/>
        </w:rPr>
      </w:pPr>
      <w:r w:rsidRPr="00F43C96">
        <w:rPr>
          <w:lang w:val="en-IN"/>
        </w:rPr>
        <w:t>checkpointLocation ensures fault tolerance and exactly-once processing.</w:t>
      </w:r>
    </w:p>
    <w:p w14:paraId="17BF2954" w14:textId="77777777" w:rsidR="00F43C96" w:rsidRPr="00F43C96" w:rsidRDefault="00F43C96">
      <w:pPr>
        <w:pStyle w:val="NormalBPBHEB"/>
        <w:numPr>
          <w:ilvl w:val="1"/>
          <w:numId w:val="51"/>
        </w:numPr>
        <w:rPr>
          <w:lang w:val="en-IN"/>
        </w:rPr>
      </w:pPr>
      <w:r w:rsidRPr="00F43C96">
        <w:rPr>
          <w:lang w:val="en-IN"/>
        </w:rPr>
        <w:t>Delta format enables seamless integration between batch and streaming workloads.</w:t>
      </w:r>
    </w:p>
    <w:p w14:paraId="13C37970" w14:textId="77777777" w:rsidR="00F43C96" w:rsidRPr="00F43C96" w:rsidRDefault="00F43C96" w:rsidP="00F43C96">
      <w:pPr>
        <w:pStyle w:val="NormalBPBHEB"/>
        <w:ind w:left="720"/>
        <w:rPr>
          <w:lang w:val="en-IN"/>
        </w:rPr>
      </w:pPr>
    </w:p>
    <w:p w14:paraId="677432B7" w14:textId="05BC2ED6" w:rsidR="00C02020" w:rsidRPr="00C42AE1" w:rsidRDefault="00C02020">
      <w:pPr>
        <w:pStyle w:val="NormalBPBHEB"/>
        <w:numPr>
          <w:ilvl w:val="0"/>
          <w:numId w:val="27"/>
        </w:numPr>
        <w:rPr>
          <w:b/>
          <w:bCs/>
          <w:color w:val="000000" w:themeColor="text1"/>
        </w:rPr>
      </w:pPr>
      <w:r w:rsidRPr="00E01503">
        <w:rPr>
          <w:b/>
          <w:bCs/>
        </w:rPr>
        <w:t xml:space="preserve">Aggregation in </w:t>
      </w:r>
      <w:r w:rsidR="00C42AE1">
        <w:rPr>
          <w:b/>
          <w:bCs/>
        </w:rPr>
        <w:t>s</w:t>
      </w:r>
      <w:r w:rsidRPr="00E01503">
        <w:rPr>
          <w:b/>
          <w:bCs/>
        </w:rPr>
        <w:t>treaming</w:t>
      </w:r>
      <w:r w:rsidR="00E01503">
        <w:rPr>
          <w:b/>
          <w:bCs/>
        </w:rPr>
        <w:t>:</w:t>
      </w:r>
      <w:r w:rsidR="00E01503">
        <w:t xml:space="preserve"> </w:t>
      </w:r>
      <w:r w:rsidR="00F43C96" w:rsidRPr="00C42AE1">
        <w:rPr>
          <w:color w:val="000000" w:themeColor="text1"/>
        </w:rPr>
        <w:t>Streaming ETL pipelines often compute rolling or window-based metrics, such as hourly campaign performance</w:t>
      </w:r>
      <w:r w:rsidR="00C42AE1">
        <w:rPr>
          <w:color w:val="000000" w:themeColor="text1"/>
        </w:rPr>
        <w:t>:</w:t>
      </w:r>
    </w:p>
    <w:p w14:paraId="3BC9CBEF" w14:textId="77777777" w:rsidR="00C02020" w:rsidRPr="00AB26C5" w:rsidRDefault="00C02020" w:rsidP="00C42AE1">
      <w:pPr>
        <w:pStyle w:val="CodeBlockBPBHEB"/>
        <w:ind w:left="720"/>
      </w:pPr>
      <w:r w:rsidRPr="00AB26C5">
        <w:t>from pyspark.sql.functions import window, sum, countDistinct</w:t>
      </w:r>
    </w:p>
    <w:p w14:paraId="47A16385" w14:textId="77777777" w:rsidR="00C02020" w:rsidRPr="00AB26C5" w:rsidRDefault="00C02020" w:rsidP="00C42AE1">
      <w:pPr>
        <w:pStyle w:val="CodeBlockBPBHEB"/>
        <w:ind w:left="720"/>
      </w:pPr>
    </w:p>
    <w:p w14:paraId="1573BB0A" w14:textId="77777777" w:rsidR="00C02020" w:rsidRPr="00AB26C5" w:rsidRDefault="00C02020" w:rsidP="00C42AE1">
      <w:pPr>
        <w:pStyle w:val="CodeBlockBPBHEB"/>
        <w:ind w:left="720"/>
      </w:pPr>
      <w:r w:rsidRPr="00AB26C5">
        <w:t>campaign_metrics_stream = (df_enriched_stream</w:t>
      </w:r>
    </w:p>
    <w:p w14:paraId="13DB1A52" w14:textId="77777777" w:rsidR="00C02020" w:rsidRPr="00AB26C5" w:rsidRDefault="00C02020" w:rsidP="00C42AE1">
      <w:pPr>
        <w:pStyle w:val="CodeBlockBPBHEB"/>
        <w:ind w:left="720"/>
      </w:pPr>
      <w:r w:rsidRPr="00AB26C5">
        <w:t xml:space="preserve">    .withWatermark("txn_time", "10 minutes")</w:t>
      </w:r>
    </w:p>
    <w:p w14:paraId="578D6B4B" w14:textId="77777777" w:rsidR="00C02020" w:rsidRPr="00AB26C5" w:rsidRDefault="00C02020" w:rsidP="00C42AE1">
      <w:pPr>
        <w:pStyle w:val="CodeBlockBPBHEB"/>
        <w:ind w:left="720"/>
      </w:pPr>
      <w:r w:rsidRPr="00AB26C5">
        <w:t xml:space="preserve">    .groupBy("campaign_id", "campaign_name", window("txn_time", "1 hour"))</w:t>
      </w:r>
    </w:p>
    <w:p w14:paraId="6759FC3A" w14:textId="77777777" w:rsidR="00C02020" w:rsidRPr="00AB26C5" w:rsidRDefault="00C02020" w:rsidP="00C42AE1">
      <w:pPr>
        <w:pStyle w:val="CodeBlockBPBHEB"/>
        <w:ind w:left="720"/>
      </w:pPr>
      <w:r w:rsidRPr="00AB26C5">
        <w:t xml:space="preserve">    .agg(</w:t>
      </w:r>
    </w:p>
    <w:p w14:paraId="022E3110" w14:textId="77777777" w:rsidR="00C02020" w:rsidRPr="00AB26C5" w:rsidRDefault="00C02020" w:rsidP="00C42AE1">
      <w:pPr>
        <w:pStyle w:val="CodeBlockBPBHEB"/>
        <w:ind w:left="720"/>
      </w:pPr>
      <w:r w:rsidRPr="00AB26C5">
        <w:t xml:space="preserve">        countDistinct("user_id").alias("UniqueUsers"),</w:t>
      </w:r>
    </w:p>
    <w:p w14:paraId="411CED2F" w14:textId="77777777" w:rsidR="00C02020" w:rsidRPr="00AB26C5" w:rsidRDefault="00C02020" w:rsidP="00C42AE1">
      <w:pPr>
        <w:pStyle w:val="CodeBlockBPBHEB"/>
        <w:ind w:left="720"/>
      </w:pPr>
      <w:r w:rsidRPr="00AB26C5">
        <w:t xml:space="preserve">        sum("amount").alias("TotalRevenue")</w:t>
      </w:r>
    </w:p>
    <w:p w14:paraId="0DC3EAAA" w14:textId="77777777" w:rsidR="00C02020" w:rsidRPr="00AB26C5" w:rsidRDefault="00C02020" w:rsidP="00C42AE1">
      <w:pPr>
        <w:pStyle w:val="CodeBlockBPBHEB"/>
        <w:ind w:left="720"/>
      </w:pPr>
      <w:r w:rsidRPr="00AB26C5">
        <w:t xml:space="preserve">    ))</w:t>
      </w:r>
    </w:p>
    <w:p w14:paraId="300E23EC" w14:textId="77777777" w:rsidR="00C02020" w:rsidRPr="00AB26C5" w:rsidRDefault="00C02020" w:rsidP="00C42AE1">
      <w:pPr>
        <w:pStyle w:val="CodeBlockBPBHEB"/>
        <w:ind w:left="720"/>
      </w:pPr>
    </w:p>
    <w:p w14:paraId="2984D600" w14:textId="77777777" w:rsidR="00C02020" w:rsidRPr="00AB26C5" w:rsidRDefault="00C02020" w:rsidP="00C42AE1">
      <w:pPr>
        <w:pStyle w:val="CodeBlockBPBHEB"/>
        <w:ind w:left="720"/>
      </w:pPr>
      <w:r w:rsidRPr="00AB26C5">
        <w:t>campaign_metrics_stream.writeStream \</w:t>
      </w:r>
    </w:p>
    <w:p w14:paraId="6812797E" w14:textId="77777777" w:rsidR="00C02020" w:rsidRPr="00AB26C5" w:rsidRDefault="00C02020" w:rsidP="00C42AE1">
      <w:pPr>
        <w:pStyle w:val="CodeBlockBPBHEB"/>
        <w:ind w:left="720"/>
      </w:pPr>
      <w:r w:rsidRPr="00AB26C5">
        <w:t xml:space="preserve">    .format("delta") \</w:t>
      </w:r>
    </w:p>
    <w:p w14:paraId="27CBB928" w14:textId="77777777" w:rsidR="00C02020" w:rsidRPr="00AB26C5" w:rsidRDefault="00C02020" w:rsidP="00C42AE1">
      <w:pPr>
        <w:pStyle w:val="CodeBlockBPBHEB"/>
        <w:ind w:left="720"/>
      </w:pPr>
      <w:r w:rsidRPr="00AB26C5">
        <w:t xml:space="preserve">    .outputMode("update") \</w:t>
      </w:r>
    </w:p>
    <w:p w14:paraId="4D8AF9F7" w14:textId="4A784A46" w:rsidR="00C02020" w:rsidRPr="00AB26C5" w:rsidRDefault="00C02020" w:rsidP="00C42AE1">
      <w:pPr>
        <w:pStyle w:val="CodeBlockBPBHEB"/>
        <w:ind w:left="720"/>
      </w:pPr>
      <w:r w:rsidRPr="00AB26C5">
        <w:t xml:space="preserve">    .option("checkpointLocation", "</w:t>
      </w:r>
      <w:ins w:id="81" w:author="Saaimithra Pragadeesh" w:date="2026-05-16T19:23:00Z" w16du:dateUtc="2026-05-16T13:53:00Z">
        <w:r w:rsidR="00F3506F" w:rsidRPr="00F3506F">
          <w:t xml:space="preserve"> </w:t>
        </w:r>
        <w:r w:rsidR="00F3506F" w:rsidRPr="00393E63">
          <w:t>abfss://</w:t>
        </w:r>
      </w:ins>
      <w:del w:id="82" w:author="Saaimithra Pragadeesh" w:date="2026-05-16T19:23:00Z" w16du:dateUtc="2026-05-16T13:53:00Z">
        <w:r w:rsidR="006E4331" w:rsidRPr="00F3506F" w:rsidDel="00F3506F">
          <w:rPr>
            <w:rPrChange w:id="83" w:author="Saaimithra Pragadeesh" w:date="2026-05-16T19:22:00Z" w16du:dateUtc="2026-05-16T13:52:00Z">
              <w:rPr>
                <w:rFonts w:ascii="Arial" w:hAnsi="Arial"/>
                <w:sz w:val="22"/>
                <w:szCs w:val="22"/>
                <w:lang w:val="en-IN"/>
              </w:rPr>
            </w:rPrChange>
          </w:rPr>
          <w:delText xml:space="preserve"> </w:delText>
        </w:r>
      </w:del>
      <w:r w:rsidR="006E4331" w:rsidRPr="00F3506F">
        <w:rPr>
          <w:rPrChange w:id="84" w:author="Saaimithra Pragadeesh" w:date="2026-05-16T19:22:00Z" w16du:dateUtc="2026-05-16T13:52:00Z">
            <w:rPr>
              <w:rFonts w:ascii="Arial" w:hAnsi="Arial"/>
              <w:sz w:val="22"/>
              <w:szCs w:val="22"/>
              <w:lang w:val="en-IN"/>
            </w:rPr>
          </w:rPrChange>
        </w:rPr>
        <w:t>gold@stgazdeci.dfs.core.windows.net</w:t>
      </w:r>
      <w:r w:rsidR="006E4331" w:rsidRPr="00AB26C5">
        <w:t>/</w:t>
      </w:r>
      <w:ins w:id="85" w:author="Saaimithra Pragadeesh" w:date="2026-05-16T19:23:00Z" w16du:dateUtc="2026-05-16T13:53:00Z">
        <w:r w:rsidR="00F3506F" w:rsidRPr="00E82462">
          <w:t>checkpoints/</w:t>
        </w:r>
      </w:ins>
      <w:r w:rsidR="006E4331" w:rsidRPr="00AB26C5">
        <w:t>streaming_campaign_metrics</w:t>
      </w:r>
      <w:del w:id="86" w:author="Saaimithra Pragadeesh" w:date="2026-05-16T19:23:00Z" w16du:dateUtc="2026-05-16T13:53:00Z">
        <w:r w:rsidR="006E4331" w:rsidRPr="00AB26C5" w:rsidDel="00F3506F">
          <w:delText xml:space="preserve"> </w:delText>
        </w:r>
      </w:del>
      <w:r w:rsidRPr="00AB26C5">
        <w:t>") \</w:t>
      </w:r>
    </w:p>
    <w:p w14:paraId="74245590" w14:textId="4A826940" w:rsidR="00C02020" w:rsidRPr="00AB26C5" w:rsidRDefault="00C02020" w:rsidP="00C42AE1">
      <w:pPr>
        <w:pStyle w:val="CodeBlockBPBHEB"/>
        <w:ind w:left="720"/>
      </w:pPr>
      <w:r w:rsidRPr="00AB26C5">
        <w:t xml:space="preserve">    .start("</w:t>
      </w:r>
      <w:r w:rsidR="006E4331" w:rsidRPr="00393E63">
        <w:t>abfss://gold@stgazdeci.dfs.core.windows.net</w:t>
      </w:r>
      <w:r w:rsidRPr="00AB26C5">
        <w:t>/streaming_campaign_metrics")</w:t>
      </w:r>
    </w:p>
    <w:p w14:paraId="15775488" w14:textId="77777777" w:rsidR="00C02020" w:rsidRDefault="00C02020" w:rsidP="00C02020">
      <w:pPr>
        <w:pStyle w:val="NormalBPBHEB"/>
      </w:pPr>
    </w:p>
    <w:p w14:paraId="6FE18DAF" w14:textId="61CF677F" w:rsidR="00C02020" w:rsidRPr="00C42AE1" w:rsidRDefault="00C02020">
      <w:pPr>
        <w:pStyle w:val="NormalBPBHEB"/>
        <w:numPr>
          <w:ilvl w:val="0"/>
          <w:numId w:val="27"/>
        </w:numPr>
        <w:rPr>
          <w:b/>
          <w:bCs/>
          <w:color w:val="000000" w:themeColor="text1"/>
        </w:rPr>
      </w:pPr>
      <w:r w:rsidRPr="00012336">
        <w:rPr>
          <w:b/>
          <w:bCs/>
        </w:rPr>
        <w:t xml:space="preserve">Monitoring and </w:t>
      </w:r>
      <w:r w:rsidR="00C42AE1">
        <w:rPr>
          <w:b/>
          <w:bCs/>
        </w:rPr>
        <w:t>m</w:t>
      </w:r>
      <w:r w:rsidRPr="00012336">
        <w:rPr>
          <w:b/>
          <w:bCs/>
        </w:rPr>
        <w:t>anagement</w:t>
      </w:r>
      <w:r w:rsidR="00012336">
        <w:rPr>
          <w:b/>
          <w:bCs/>
        </w:rPr>
        <w:t>:</w:t>
      </w:r>
      <w:r w:rsidR="00F43C96">
        <w:rPr>
          <w:b/>
          <w:bCs/>
        </w:rPr>
        <w:t xml:space="preserve"> </w:t>
      </w:r>
      <w:r w:rsidR="00F43C96" w:rsidRPr="00C42AE1">
        <w:rPr>
          <w:color w:val="000000" w:themeColor="text1"/>
        </w:rPr>
        <w:t>Once deployed, streaming pipelines require continuous monitoring and operational management.</w:t>
      </w:r>
      <w:r w:rsidR="00C42AE1">
        <w:rPr>
          <w:color w:val="000000" w:themeColor="text1"/>
        </w:rPr>
        <w:t xml:space="preserve"> Note the following:</w:t>
      </w:r>
    </w:p>
    <w:p w14:paraId="3FC57C84" w14:textId="7A825AE0" w:rsidR="00C02020" w:rsidRPr="00393E63" w:rsidRDefault="00C02020">
      <w:pPr>
        <w:pStyle w:val="NormalBPBHEB"/>
        <w:numPr>
          <w:ilvl w:val="0"/>
          <w:numId w:val="52"/>
        </w:numPr>
      </w:pPr>
      <w:r w:rsidRPr="00393E63">
        <w:t>Use Databricks Jobs to schedule and manage streaming queries.</w:t>
      </w:r>
    </w:p>
    <w:p w14:paraId="1646B7B0" w14:textId="01038A7F" w:rsidR="00C02020" w:rsidRPr="00393E63" w:rsidRDefault="00C02020">
      <w:pPr>
        <w:pStyle w:val="NormalBPBHEB"/>
        <w:numPr>
          <w:ilvl w:val="0"/>
          <w:numId w:val="52"/>
        </w:numPr>
      </w:pPr>
      <w:r w:rsidRPr="00393E63">
        <w:t>Monitor latency, throughput, and failures via Spark UI or Databricks dashboards.</w:t>
      </w:r>
    </w:p>
    <w:p w14:paraId="0B59F88D" w14:textId="317E5BB7" w:rsidR="00C02020" w:rsidRPr="00393E63" w:rsidRDefault="00C02020">
      <w:pPr>
        <w:pStyle w:val="NormalBPBHEB"/>
        <w:numPr>
          <w:ilvl w:val="0"/>
          <w:numId w:val="52"/>
        </w:numPr>
      </w:pPr>
      <w:r w:rsidRPr="00393E63">
        <w:t>Ensure proper watermarking to handle late data.</w:t>
      </w:r>
    </w:p>
    <w:p w14:paraId="025CB48F" w14:textId="45B6BF75" w:rsidR="00C02020" w:rsidRPr="00393E63" w:rsidRDefault="00012336" w:rsidP="00C42AE1">
      <w:pPr>
        <w:pStyle w:val="NormalBPBHEB"/>
      </w:pPr>
      <w:r>
        <w:t xml:space="preserve">Let us look at some of the </w:t>
      </w:r>
      <w:r w:rsidRPr="00012336">
        <w:t>best pr</w:t>
      </w:r>
      <w:r w:rsidR="00C02020" w:rsidRPr="00393E63">
        <w:t>actices</w:t>
      </w:r>
      <w:r>
        <w:t>:</w:t>
      </w:r>
    </w:p>
    <w:p w14:paraId="3987849A" w14:textId="77777777" w:rsidR="00C02020" w:rsidRPr="00393E63" w:rsidRDefault="00C02020">
      <w:pPr>
        <w:pStyle w:val="NormalBPBHEB"/>
        <w:numPr>
          <w:ilvl w:val="0"/>
          <w:numId w:val="28"/>
        </w:numPr>
      </w:pPr>
      <w:r w:rsidRPr="00393E63">
        <w:t>Use Delta Lake for both batch and streaming for seamless integration.</w:t>
      </w:r>
    </w:p>
    <w:p w14:paraId="1EF6D9B2" w14:textId="77777777" w:rsidR="00C02020" w:rsidRPr="00393E63" w:rsidRDefault="00C02020">
      <w:pPr>
        <w:pStyle w:val="NormalBPBHEB"/>
        <w:numPr>
          <w:ilvl w:val="0"/>
          <w:numId w:val="28"/>
        </w:numPr>
      </w:pPr>
      <w:r w:rsidRPr="00393E63">
        <w:t>Use broadcast joins for small reference datasets.</w:t>
      </w:r>
    </w:p>
    <w:p w14:paraId="7F0A52A8" w14:textId="77777777" w:rsidR="00C02020" w:rsidRPr="00393E63" w:rsidRDefault="00C02020">
      <w:pPr>
        <w:pStyle w:val="NormalBPBHEB"/>
        <w:numPr>
          <w:ilvl w:val="0"/>
          <w:numId w:val="28"/>
        </w:numPr>
      </w:pPr>
      <w:r w:rsidRPr="00393E63">
        <w:t>Partition streaming outputs to improve read performance.</w:t>
      </w:r>
    </w:p>
    <w:p w14:paraId="4A1204CC" w14:textId="77777777" w:rsidR="00C02020" w:rsidRDefault="00C02020">
      <w:pPr>
        <w:pStyle w:val="NormalBPBHEB"/>
        <w:numPr>
          <w:ilvl w:val="0"/>
          <w:numId w:val="28"/>
        </w:numPr>
        <w:rPr>
          <w:ins w:id="87" w:author="Saaimithra Pragadeesh" w:date="2026-05-16T19:30:00Z" w16du:dateUtc="2026-05-16T14:00:00Z"/>
        </w:rPr>
      </w:pPr>
      <w:r w:rsidRPr="00393E63">
        <w:t>Always define checkpoint locations for fault-tolerant pipelines.</w:t>
      </w:r>
    </w:p>
    <w:p w14:paraId="4F86A8D0" w14:textId="77777777" w:rsidR="003F4443" w:rsidRDefault="003F4443" w:rsidP="003F4443">
      <w:pPr>
        <w:pStyle w:val="NormalBPBHEB"/>
        <w:numPr>
          <w:ilvl w:val="0"/>
          <w:numId w:val="28"/>
        </w:numPr>
        <w:rPr>
          <w:ins w:id="88" w:author="Saaimithra Pragadeesh" w:date="2026-05-16T19:30:00Z" w16du:dateUtc="2026-05-16T14:00:00Z"/>
        </w:rPr>
      </w:pPr>
      <w:ins w:id="89" w:author="Saaimithra Pragadeesh" w:date="2026-05-16T19:30:00Z" w16du:dateUtc="2026-05-16T14:00:00Z">
        <w:r>
          <w:t>Configure appropriate trigger intervals based on business latency and throughput requirements.</w:t>
        </w:r>
      </w:ins>
    </w:p>
    <w:p w14:paraId="38AA9447" w14:textId="7C071ACF" w:rsidR="003F4443" w:rsidRPr="00393E63" w:rsidRDefault="003F4443" w:rsidP="003F4443">
      <w:pPr>
        <w:pStyle w:val="NormalBPBHEB"/>
        <w:numPr>
          <w:ilvl w:val="0"/>
          <w:numId w:val="28"/>
        </w:numPr>
      </w:pPr>
      <w:ins w:id="90" w:author="Saaimithra Pragadeesh" w:date="2026-05-16T19:30:00Z" w16du:dateUtc="2026-05-16T14:00:00Z">
        <w:r>
          <w:t>Monitor and gracefully terminate or restart streaming queries during deployments and maintenance activities.</w:t>
        </w:r>
      </w:ins>
    </w:p>
    <w:p w14:paraId="66AA477C" w14:textId="35657AA1" w:rsidR="00D4359E" w:rsidRDefault="00C02020">
      <w:pPr>
        <w:pStyle w:val="NormalBPBHEB"/>
        <w:numPr>
          <w:ilvl w:val="0"/>
          <w:numId w:val="28"/>
        </w:numPr>
      </w:pPr>
      <w:r w:rsidRPr="00393E63">
        <w:t>Combine batch and streaming queries for hybrid ETL approaches (Lambda or Delta Live Tables architecture).</w:t>
      </w:r>
    </w:p>
    <w:p w14:paraId="1A4B57F1" w14:textId="782C20AA" w:rsidR="00FB1034" w:rsidRPr="00FB1034" w:rsidRDefault="00384B46" w:rsidP="00393E63">
      <w:pPr>
        <w:pStyle w:val="Heading1BPBHEB"/>
      </w:pPr>
      <w:r w:rsidRPr="00384B46">
        <w:lastRenderedPageBreak/>
        <w:t xml:space="preserve">Optimizing Spark </w:t>
      </w:r>
      <w:r w:rsidR="00C42AE1">
        <w:t>j</w:t>
      </w:r>
      <w:r w:rsidRPr="00384B46">
        <w:t>obs</w:t>
      </w:r>
    </w:p>
    <w:p w14:paraId="1863116E" w14:textId="07A26641" w:rsidR="00384B46" w:rsidRPr="000A7676" w:rsidRDefault="00384B46" w:rsidP="003052F9">
      <w:pPr>
        <w:pStyle w:val="NormalBPBHEB"/>
      </w:pPr>
      <w:r w:rsidRPr="000A7676">
        <w:t>Running Spark jobs in Databricks is often straightforward</w:t>
      </w:r>
      <w:r w:rsidR="00D4359E">
        <w:t>.</w:t>
      </w:r>
      <w:r w:rsidRPr="000A7676">
        <w:t xml:space="preserve"> </w:t>
      </w:r>
      <w:r w:rsidR="00D4359E">
        <w:t>Y</w:t>
      </w:r>
      <w:r w:rsidR="00D4359E" w:rsidRPr="000A7676">
        <w:t xml:space="preserve">ou </w:t>
      </w:r>
      <w:r w:rsidRPr="000A7676">
        <w:t xml:space="preserve">write transformations, joins, and aggregations, and Spark handles the parallel execution. </w:t>
      </w:r>
      <w:r w:rsidR="00543E19">
        <w:t>However,</w:t>
      </w:r>
      <w:r w:rsidR="00543E19" w:rsidRPr="000A7676">
        <w:t xml:space="preserve"> </w:t>
      </w:r>
      <w:r w:rsidRPr="000A7676">
        <w:t>as data grows into terabytes or petabytes, and workloads scale to thousands of queries, the way jobs are executed begins to matter as much as the transformations themselves. A query that runs in a few seconds on gigabytes of data may take hours</w:t>
      </w:r>
      <w:r w:rsidR="00D4359E">
        <w:t>,</w:t>
      </w:r>
      <w:r w:rsidRPr="000A7676">
        <w:t xml:space="preserve"> or fail entirely</w:t>
      </w:r>
      <w:r w:rsidR="00D4359E">
        <w:t>,</w:t>
      </w:r>
      <w:r w:rsidRPr="000A7676">
        <w:t xml:space="preserve"> on larger volumes if it is not optimized.</w:t>
      </w:r>
    </w:p>
    <w:p w14:paraId="42198A7E" w14:textId="00EFB93F" w:rsidR="00384B46" w:rsidRDefault="00384B46" w:rsidP="003052F9">
      <w:pPr>
        <w:pStyle w:val="NormalBPBHEB"/>
      </w:pPr>
      <w:r w:rsidRPr="000A7676">
        <w:t xml:space="preserve">Optimization in Databricks is not about </w:t>
      </w:r>
      <w:r w:rsidRPr="000A7676">
        <w:rPr>
          <w:i/>
          <w:iCs/>
        </w:rPr>
        <w:t>making things run fast once</w:t>
      </w:r>
      <w:r w:rsidRPr="000A7676">
        <w:t>; it is about building pipelines that are predictable, cost-efficient, and scalable. The techniques we will cover are not isolated tips</w:t>
      </w:r>
      <w:r w:rsidR="00D4359E">
        <w:t>.</w:t>
      </w:r>
      <w:r w:rsidRPr="000A7676">
        <w:t xml:space="preserve"> </w:t>
      </w:r>
      <w:r w:rsidR="00D4359E">
        <w:t>T</w:t>
      </w:r>
      <w:r w:rsidR="00D4359E" w:rsidRPr="000A7676">
        <w:t xml:space="preserve">hey </w:t>
      </w:r>
      <w:r w:rsidRPr="000A7676">
        <w:t xml:space="preserve">form a toolkit that data engineers and architects can strategically apply depending on their workload. In this section, </w:t>
      </w:r>
      <w:r w:rsidR="00FC3B1D" w:rsidRPr="000A7676">
        <w:t xml:space="preserve">we will </w:t>
      </w:r>
      <w:r w:rsidRPr="000A7676">
        <w:t>explore optimization strategies across three layers: data layout, query execution, and lifecycle management.</w:t>
      </w:r>
    </w:p>
    <w:p w14:paraId="79233A83" w14:textId="77777777" w:rsidR="00D4359E" w:rsidRPr="000A7676" w:rsidRDefault="00D4359E" w:rsidP="00D4359E">
      <w:pPr>
        <w:pStyle w:val="NormalBPBHEB"/>
      </w:pPr>
    </w:p>
    <w:p w14:paraId="2FDE729E" w14:textId="44F89097" w:rsidR="00384B46" w:rsidRPr="00384B46" w:rsidRDefault="00384B46" w:rsidP="000A7676">
      <w:pPr>
        <w:pStyle w:val="Heading2BPBHEB"/>
        <w:rPr>
          <w:lang w:val="en-IN"/>
        </w:rPr>
      </w:pPr>
      <w:r w:rsidRPr="00384B46">
        <w:rPr>
          <w:lang w:val="en-IN"/>
        </w:rPr>
        <w:t xml:space="preserve">Broadcast </w:t>
      </w:r>
      <w:r w:rsidR="00D4359E">
        <w:rPr>
          <w:lang w:val="en-IN"/>
        </w:rPr>
        <w:t>j</w:t>
      </w:r>
      <w:r w:rsidR="00D4359E" w:rsidRPr="00384B46">
        <w:rPr>
          <w:lang w:val="en-IN"/>
        </w:rPr>
        <w:t>oin</w:t>
      </w:r>
    </w:p>
    <w:p w14:paraId="03DFF630" w14:textId="2C923CCD" w:rsidR="00384B46" w:rsidRPr="00C42AE1" w:rsidRDefault="00384B46" w:rsidP="00D4359E">
      <w:pPr>
        <w:pStyle w:val="NormalBPBHEB"/>
      </w:pPr>
      <w:r w:rsidRPr="00C42AE1">
        <w:t xml:space="preserve">When a large fact table needs to be joined with a small dimension table, Spark normally shuffles both across the cluster, which is expensive. Broadcast joins avoid this shuffle by sending the small dataset to every executor. This makes joins significantly faster and is especially powerful in star-schema-like workloads. In Databricks, </w:t>
      </w:r>
      <w:r w:rsidR="00FC3B1D" w:rsidRPr="00C42AE1">
        <w:t xml:space="preserve">it is </w:t>
      </w:r>
      <w:r w:rsidRPr="00C42AE1">
        <w:t>as</w:t>
      </w:r>
      <w:r w:rsidRPr="00384B46">
        <w:rPr>
          <w:lang w:val="en-IN"/>
        </w:rPr>
        <w:t xml:space="preserve"> simple as wrapping the smaller DataFrame in broadcast().</w:t>
      </w:r>
      <w:r w:rsidR="00D00D9A">
        <w:rPr>
          <w:lang w:val="en-IN"/>
        </w:rPr>
        <w:t xml:space="preserve"> </w:t>
      </w:r>
      <w:r w:rsidR="00D00D9A" w:rsidRPr="00C42AE1">
        <w:t>The following example shows how to use a broadcast join to avoid shuffle during a Spark join:</w:t>
      </w:r>
    </w:p>
    <w:p w14:paraId="275CF198" w14:textId="4A9D9B8E" w:rsidR="00384B46" w:rsidRPr="002E3DA6" w:rsidRDefault="002E3DA6" w:rsidP="000A7676">
      <w:pPr>
        <w:pStyle w:val="CodeBlockBPBHEB"/>
      </w:pPr>
      <w:r w:rsidRPr="002E3DA6">
        <w:t>df_enriched = df_transactions.join(broadcast(df_campaigns), "campaign_id")</w:t>
      </w:r>
    </w:p>
    <w:p w14:paraId="0DD4F097" w14:textId="0E06F0F6" w:rsidR="00384B46" w:rsidRDefault="00384B46" w:rsidP="00D4359E">
      <w:pPr>
        <w:pStyle w:val="NormalBPBHEB"/>
        <w:rPr>
          <w:lang w:val="en-IN"/>
        </w:rPr>
      </w:pPr>
      <w:r w:rsidRPr="00384B46">
        <w:rPr>
          <w:lang w:val="en-IN"/>
        </w:rPr>
        <w:t xml:space="preserve">This works beautifully for dimension tables that are only a few MBs in size. However, attempting to broadcast very large tables can overwhelm </w:t>
      </w:r>
      <w:r w:rsidR="00D4359E">
        <w:rPr>
          <w:lang w:val="en-IN"/>
        </w:rPr>
        <w:t xml:space="preserve">the </w:t>
      </w:r>
      <w:r w:rsidR="00C42AE1">
        <w:rPr>
          <w:lang w:val="en-IN"/>
        </w:rPr>
        <w:t>executor's</w:t>
      </w:r>
      <w:r w:rsidRPr="00384B46">
        <w:rPr>
          <w:lang w:val="en-IN"/>
        </w:rPr>
        <w:t xml:space="preserve"> memory</w:t>
      </w:r>
      <w:r w:rsidR="00D4359E">
        <w:rPr>
          <w:lang w:val="en-IN"/>
        </w:rPr>
        <w:t>.</w:t>
      </w:r>
      <w:r w:rsidRPr="00384B46">
        <w:rPr>
          <w:lang w:val="en-IN"/>
        </w:rPr>
        <w:t xml:space="preserve"> </w:t>
      </w:r>
      <w:r w:rsidR="00D4359E">
        <w:rPr>
          <w:lang w:val="en-IN"/>
        </w:rPr>
        <w:t>S</w:t>
      </w:r>
      <w:r w:rsidR="00D4359E" w:rsidRPr="00384B46">
        <w:rPr>
          <w:lang w:val="en-IN"/>
        </w:rPr>
        <w:t>o</w:t>
      </w:r>
      <w:r w:rsidR="00C42AE1">
        <w:rPr>
          <w:lang w:val="en-IN"/>
        </w:rPr>
        <w:t>,</w:t>
      </w:r>
      <w:r w:rsidR="00D4359E" w:rsidRPr="00384B46">
        <w:rPr>
          <w:lang w:val="en-IN"/>
        </w:rPr>
        <w:t xml:space="preserve"> </w:t>
      </w:r>
      <w:r w:rsidR="00FC3B1D" w:rsidRPr="00384B46">
        <w:rPr>
          <w:lang w:val="en-IN"/>
        </w:rPr>
        <w:t>it</w:t>
      </w:r>
      <w:r w:rsidR="00FC3B1D">
        <w:rPr>
          <w:lang w:val="en-IN"/>
        </w:rPr>
        <w:t xml:space="preserve"> i</w:t>
      </w:r>
      <w:r w:rsidR="00FC3B1D" w:rsidRPr="00384B46">
        <w:rPr>
          <w:lang w:val="en-IN"/>
        </w:rPr>
        <w:t xml:space="preserve">s </w:t>
      </w:r>
      <w:r w:rsidRPr="00384B46">
        <w:rPr>
          <w:lang w:val="en-IN"/>
        </w:rPr>
        <w:t>a precision tool, not a hammer.</w:t>
      </w:r>
    </w:p>
    <w:p w14:paraId="476A5E35" w14:textId="77777777" w:rsidR="00D4359E" w:rsidRPr="00384B46" w:rsidRDefault="00D4359E" w:rsidP="00D4359E">
      <w:pPr>
        <w:pStyle w:val="NormalBPBHEB"/>
        <w:rPr>
          <w:lang w:val="en-IN"/>
        </w:rPr>
      </w:pPr>
    </w:p>
    <w:p w14:paraId="41CDF4C5" w14:textId="372582FE" w:rsidR="00384B46" w:rsidRPr="00384B46" w:rsidRDefault="00384B46" w:rsidP="000A7676">
      <w:pPr>
        <w:pStyle w:val="Heading2BPBHEB"/>
        <w:rPr>
          <w:lang w:val="en-IN"/>
        </w:rPr>
      </w:pPr>
      <w:r w:rsidRPr="00384B46">
        <w:rPr>
          <w:lang w:val="en-IN"/>
        </w:rPr>
        <w:t xml:space="preserve">Adaptive </w:t>
      </w:r>
      <w:r w:rsidR="00C42AE1">
        <w:rPr>
          <w:lang w:val="en-IN"/>
        </w:rPr>
        <w:t>q</w:t>
      </w:r>
      <w:r w:rsidRPr="00384B46">
        <w:rPr>
          <w:lang w:val="en-IN"/>
        </w:rPr>
        <w:t xml:space="preserve">uery </w:t>
      </w:r>
      <w:r w:rsidR="00C42AE1">
        <w:rPr>
          <w:lang w:val="en-IN"/>
        </w:rPr>
        <w:t>e</w:t>
      </w:r>
      <w:r w:rsidRPr="00384B46">
        <w:rPr>
          <w:lang w:val="en-IN"/>
        </w:rPr>
        <w:t>xecution</w:t>
      </w:r>
    </w:p>
    <w:p w14:paraId="1533F180" w14:textId="6034409C" w:rsidR="00384B46" w:rsidRPr="00C42AE1" w:rsidRDefault="00384B46" w:rsidP="00D4359E">
      <w:pPr>
        <w:pStyle w:val="NormalBPBHEB"/>
      </w:pPr>
      <w:r w:rsidRPr="000A7676">
        <w:t xml:space="preserve">Traditionally, Spark built an execution plan before running a job, relying on static estimates that often turned out wrong. With </w:t>
      </w:r>
      <w:r w:rsidRPr="000A7676">
        <w:rPr>
          <w:b/>
          <w:bCs/>
        </w:rPr>
        <w:t>Adaptive Query Execution</w:t>
      </w:r>
      <w:r w:rsidR="00D4359E" w:rsidRPr="000A7676">
        <w:t xml:space="preserve"> </w:t>
      </w:r>
      <w:r w:rsidR="00D4359E">
        <w:t>(</w:t>
      </w:r>
      <w:r w:rsidR="00D4359E" w:rsidRPr="000A7676">
        <w:rPr>
          <w:b/>
          <w:bCs/>
        </w:rPr>
        <w:t>AQE</w:t>
      </w:r>
      <w:r w:rsidR="00D4359E">
        <w:t>)</w:t>
      </w:r>
      <w:r w:rsidRPr="000A7676">
        <w:t>, available in Spark 3 and natively enabled in Databricks, Spark can re-optimize queries while they are running. This means if partitions turn out skewed, or if a shuffle produces too many tiny tasks, Spark can adjust automatically.</w:t>
      </w:r>
      <w:r w:rsidR="00906924">
        <w:t xml:space="preserve"> </w:t>
      </w:r>
      <w:r w:rsidR="00906924" w:rsidRPr="00C42AE1">
        <w:t>A typical configuration to enable AQE is shown:</w:t>
      </w:r>
    </w:p>
    <w:p w14:paraId="17726F73" w14:textId="405F745C" w:rsidR="002E3DA6" w:rsidRPr="00384B46" w:rsidRDefault="002E3DA6" w:rsidP="000A7676">
      <w:pPr>
        <w:pStyle w:val="CodeBlockBPBHEB"/>
      </w:pPr>
      <w:r w:rsidRPr="002E3DA6">
        <w:t>SET spark.sql.adaptive.enabled = true;</w:t>
      </w:r>
    </w:p>
    <w:p w14:paraId="010A25AA" w14:textId="091FC501" w:rsidR="00384B46" w:rsidRDefault="00384B46" w:rsidP="00D4359E">
      <w:pPr>
        <w:pStyle w:val="NormalBPBHEB"/>
      </w:pPr>
      <w:r w:rsidRPr="000A7676">
        <w:t>The beauty of AQE is that it requires little effort from the user</w:t>
      </w:r>
      <w:r w:rsidR="00D4359E">
        <w:t>.</w:t>
      </w:r>
      <w:r w:rsidRPr="000A7676">
        <w:t xml:space="preserve"> </w:t>
      </w:r>
      <w:r w:rsidR="00D4359E">
        <w:t>Y</w:t>
      </w:r>
      <w:r w:rsidR="00D4359E" w:rsidRPr="000A7676">
        <w:t xml:space="preserve">ou </w:t>
      </w:r>
      <w:r w:rsidRPr="000A7676">
        <w:t>enable it once</w:t>
      </w:r>
      <w:r w:rsidR="00D4359E">
        <w:t>,</w:t>
      </w:r>
      <w:r w:rsidRPr="000A7676">
        <w:t xml:space="preserve"> and Spark dynamically chooses better join strategies, merges shuffle partitions, and handles skew. It represents the shift from static tuning to self-optimizing pipelines.</w:t>
      </w:r>
    </w:p>
    <w:p w14:paraId="49B37323" w14:textId="77777777" w:rsidR="00D4359E" w:rsidRPr="000A7676" w:rsidRDefault="00D4359E" w:rsidP="00D4359E">
      <w:pPr>
        <w:pStyle w:val="NormalBPBHEB"/>
      </w:pPr>
    </w:p>
    <w:p w14:paraId="46DB8396" w14:textId="77777777" w:rsidR="00384B46" w:rsidRPr="00384B46" w:rsidRDefault="00384B46" w:rsidP="00EA28C9">
      <w:pPr>
        <w:pStyle w:val="Heading2BPBHEB"/>
        <w:rPr>
          <w:lang w:val="en-IN"/>
        </w:rPr>
      </w:pPr>
      <w:r w:rsidRPr="00384B46">
        <w:rPr>
          <w:lang w:val="en-IN"/>
        </w:rPr>
        <w:lastRenderedPageBreak/>
        <w:t>Partitioning</w:t>
      </w:r>
    </w:p>
    <w:p w14:paraId="6E53F106" w14:textId="5CAE291E" w:rsidR="00384B46" w:rsidRPr="00C42AE1" w:rsidRDefault="00384B46" w:rsidP="00505CD1">
      <w:pPr>
        <w:pStyle w:val="NormalBPBHEB"/>
      </w:pPr>
      <w:r w:rsidRPr="00EA28C9">
        <w:t>Partitioning is one of the oldest and most powerful optimization strategies in big data. By physically dividing data into folders (for example, by region or date), Spark only scans what is needed. For example, if your dataset has 10 years of sales history but the analyst only queries the last month, partitioning ensures Spark touches just that subset.</w:t>
      </w:r>
      <w:r w:rsidR="003917DC">
        <w:t xml:space="preserve"> </w:t>
      </w:r>
      <w:r w:rsidR="003917DC" w:rsidRPr="00C42AE1">
        <w:t xml:space="preserve">The </w:t>
      </w:r>
      <w:r w:rsidR="00C42AE1">
        <w:t xml:space="preserve">following </w:t>
      </w:r>
      <w:r w:rsidR="003917DC" w:rsidRPr="00C42AE1">
        <w:t>snippet illustrates how partitioning is applied during Delta table writes:</w:t>
      </w:r>
    </w:p>
    <w:p w14:paraId="19A974B5" w14:textId="77777777" w:rsidR="002E3DA6" w:rsidRPr="00FE3261" w:rsidRDefault="002E3DA6" w:rsidP="00EA28C9">
      <w:pPr>
        <w:pStyle w:val="CodeBlockBPBHEB"/>
        <w:rPr>
          <w:lang w:val="da-DK"/>
          <w:rPrChange w:id="91" w:author="Dr. Magesh Kasthuri" w:date="2026-05-26T21:58:00Z" w16du:dateUtc="2026-05-26T16:28:00Z">
            <w:rPr/>
          </w:rPrChange>
        </w:rPr>
      </w:pPr>
      <w:r w:rsidRPr="00FE3261">
        <w:rPr>
          <w:lang w:val="da-DK"/>
          <w:rPrChange w:id="92" w:author="Dr. Magesh Kasthuri" w:date="2026-05-26T21:58:00Z" w16du:dateUtc="2026-05-26T16:28:00Z">
            <w:rPr/>
          </w:rPrChange>
        </w:rPr>
        <w:t>df_sales.write.format("delta") \</w:t>
      </w:r>
    </w:p>
    <w:p w14:paraId="14EF1368" w14:textId="77777777" w:rsidR="002E3DA6" w:rsidRPr="002E3DA6" w:rsidRDefault="002E3DA6" w:rsidP="00EA28C9">
      <w:pPr>
        <w:pStyle w:val="CodeBlockBPBHEB"/>
      </w:pPr>
      <w:r w:rsidRPr="00FE3261">
        <w:rPr>
          <w:lang w:val="da-DK"/>
          <w:rPrChange w:id="93" w:author="Dr. Magesh Kasthuri" w:date="2026-05-26T21:58:00Z" w16du:dateUtc="2026-05-26T16:28:00Z">
            <w:rPr/>
          </w:rPrChange>
        </w:rPr>
        <w:t xml:space="preserve">    </w:t>
      </w:r>
      <w:r w:rsidRPr="002E3DA6">
        <w:t>.partitionBy("region", "year") \</w:t>
      </w:r>
    </w:p>
    <w:p w14:paraId="32C8337B" w14:textId="77777777" w:rsidR="002E3DA6" w:rsidRPr="002E3DA6" w:rsidRDefault="002E3DA6" w:rsidP="00EA28C9">
      <w:pPr>
        <w:pStyle w:val="CodeBlockBPBHEB"/>
      </w:pPr>
      <w:r w:rsidRPr="002E3DA6">
        <w:t xml:space="preserve">    .mode("overwrite") \</w:t>
      </w:r>
    </w:p>
    <w:p w14:paraId="661EB756" w14:textId="0B962B01" w:rsidR="002E3DA6" w:rsidRPr="00352878" w:rsidRDefault="002E3DA6" w:rsidP="00EA28C9">
      <w:pPr>
        <w:pStyle w:val="CodeBlockBPBHEB"/>
        <w:rPr>
          <w:lang w:val="en-IN"/>
        </w:rPr>
      </w:pPr>
      <w:r w:rsidRPr="002E3DA6">
        <w:t xml:space="preserve">    .save("</w:t>
      </w:r>
      <w:r w:rsidR="00352878" w:rsidRPr="00352878">
        <w:rPr>
          <w:lang w:val="en-IN"/>
        </w:rPr>
        <w:t>abfss://</w:t>
      </w:r>
      <w:r w:rsidR="00352878">
        <w:rPr>
          <w:lang w:val="en-IN"/>
        </w:rPr>
        <w:t>silver</w:t>
      </w:r>
      <w:r w:rsidR="00352878" w:rsidRPr="00352878">
        <w:rPr>
          <w:lang w:val="en-IN"/>
        </w:rPr>
        <w:t>@stgazdeci.dfs.core.windows.net/</w:t>
      </w:r>
      <w:r w:rsidRPr="002E3DA6">
        <w:t>sales_partitioned")</w:t>
      </w:r>
    </w:p>
    <w:p w14:paraId="2F99BC11" w14:textId="2F07D5AD" w:rsidR="00384B46" w:rsidRDefault="00384B46" w:rsidP="00505CD1">
      <w:pPr>
        <w:pStyle w:val="NormalBPBHEB"/>
      </w:pPr>
      <w:r w:rsidRPr="00EA28C9">
        <w:t xml:space="preserve">The catch is balance: too few partitions mean large scans, while too many mean </w:t>
      </w:r>
      <w:r w:rsidR="00D4359E">
        <w:t>excessively</w:t>
      </w:r>
      <w:r w:rsidR="00D4359E" w:rsidRPr="00EA28C9">
        <w:t xml:space="preserve"> </w:t>
      </w:r>
      <w:r w:rsidRPr="00EA28C9">
        <w:t>small files. A rule of thumb is to avoid going beyond tens of thousands of partitions in a single table.</w:t>
      </w:r>
    </w:p>
    <w:p w14:paraId="6D84592D" w14:textId="77777777" w:rsidR="00D4359E" w:rsidRPr="00EA28C9" w:rsidRDefault="00D4359E" w:rsidP="00D4359E">
      <w:pPr>
        <w:pStyle w:val="NormalBPBHEB"/>
      </w:pPr>
    </w:p>
    <w:p w14:paraId="56DA46CB" w14:textId="77777777" w:rsidR="002E3DA6" w:rsidRPr="002E3DA6" w:rsidRDefault="002E3DA6" w:rsidP="00EA28C9">
      <w:pPr>
        <w:pStyle w:val="Heading2BPBHEB"/>
        <w:rPr>
          <w:lang w:val="en-IN"/>
        </w:rPr>
      </w:pPr>
      <w:r w:rsidRPr="002E3DA6">
        <w:rPr>
          <w:lang w:val="en-IN"/>
        </w:rPr>
        <w:t>OPTIMIZE and Z-ORDER</w:t>
      </w:r>
    </w:p>
    <w:p w14:paraId="0EDABA08" w14:textId="11392243" w:rsidR="002E3DA6" w:rsidRPr="00505CD1" w:rsidRDefault="002E3DA6" w:rsidP="00505CD1">
      <w:pPr>
        <w:pStyle w:val="NormalBPBHEB"/>
        <w:rPr>
          <w:color w:val="000000" w:themeColor="text1"/>
        </w:rPr>
      </w:pPr>
      <w:r w:rsidRPr="00EA28C9">
        <w:t xml:space="preserve">In </w:t>
      </w:r>
      <w:r w:rsidRPr="00505CD1">
        <w:rPr>
          <w:color w:val="000000" w:themeColor="text1"/>
        </w:rPr>
        <w:t>Delta Lake, large-scale ingestion often produces thousands of small parquet files, which slows down queries. The OPTIMIZE command compacts these into fewer, larger files, making scans more efficient.</w:t>
      </w:r>
      <w:r w:rsidR="003917DC" w:rsidRPr="00505CD1">
        <w:rPr>
          <w:color w:val="000000" w:themeColor="text1"/>
        </w:rPr>
        <w:t xml:space="preserve"> A typical OPTIMIZE operation for small-file compaction is shown</w:t>
      </w:r>
      <w:r w:rsidR="00505CD1">
        <w:rPr>
          <w:color w:val="000000" w:themeColor="text1"/>
        </w:rPr>
        <w:t xml:space="preserve"> as follows</w:t>
      </w:r>
      <w:r w:rsidR="003917DC" w:rsidRPr="00505CD1">
        <w:rPr>
          <w:color w:val="000000" w:themeColor="text1"/>
        </w:rPr>
        <w:t>:</w:t>
      </w:r>
    </w:p>
    <w:p w14:paraId="29D3D1AD" w14:textId="1B744800" w:rsidR="002E3DA6" w:rsidRPr="00505CD1" w:rsidRDefault="002E3DA6" w:rsidP="00505CD1">
      <w:pPr>
        <w:pStyle w:val="CodeBlockBPBHEB"/>
      </w:pPr>
      <w:r w:rsidRPr="00505CD1">
        <w:t>OPTIMIZE delta.`</w:t>
      </w:r>
      <w:r w:rsidR="00EF0518" w:rsidRPr="00505CD1">
        <w:rPr>
          <w:lang w:val="en-IN"/>
        </w:rPr>
        <w:t>abfss://silver@stgazdeci.dfs.core.windows.net</w:t>
      </w:r>
      <w:r w:rsidRPr="00505CD1">
        <w:t>/transactions`</w:t>
      </w:r>
    </w:p>
    <w:p w14:paraId="6CB2DE3E" w14:textId="039C080F" w:rsidR="002E3DA6" w:rsidRPr="00505CD1" w:rsidRDefault="002E3DA6" w:rsidP="00505CD1">
      <w:pPr>
        <w:pStyle w:val="NormalBPBHEB"/>
        <w:rPr>
          <w:color w:val="000000" w:themeColor="text1"/>
        </w:rPr>
      </w:pPr>
      <w:r w:rsidRPr="00505CD1">
        <w:rPr>
          <w:color w:val="000000" w:themeColor="text1"/>
        </w:rPr>
        <w:t>Taking this further, Z-Ordering sorts data on disk by a chosen column (or set of columns), clustering related rows together. This allows Spark to skip irrelevant blocks entirely. A common example is Z-Ordering by user_id or product_id, which accelerates queries where these columns are used as filters.</w:t>
      </w:r>
      <w:r w:rsidR="003917DC" w:rsidRPr="00505CD1">
        <w:rPr>
          <w:color w:val="000000" w:themeColor="text1"/>
        </w:rPr>
        <w:t xml:space="preserve"> The following example shows how to apply Z-Ordering to improve selective query performance:</w:t>
      </w:r>
    </w:p>
    <w:p w14:paraId="554ABE10" w14:textId="2D58FFDC" w:rsidR="002E3DA6" w:rsidRPr="009D4635" w:rsidRDefault="002E3DA6" w:rsidP="00EA28C9">
      <w:pPr>
        <w:pStyle w:val="CodeBlockBPBHEB"/>
      </w:pPr>
      <w:r w:rsidRPr="009D4635">
        <w:t xml:space="preserve">OPTIMIZE </w:t>
      </w:r>
      <w:r w:rsidR="00EF0518" w:rsidRPr="009D4635">
        <w:t>delta.`</w:t>
      </w:r>
      <w:r w:rsidR="00EF0518" w:rsidRPr="00EA28C9">
        <w:t>abfss://silver@stgazdeci.dfs.core.windows.net</w:t>
      </w:r>
      <w:r w:rsidR="00EF0518" w:rsidRPr="009D4635">
        <w:t xml:space="preserve">/transactions` </w:t>
      </w:r>
      <w:r w:rsidRPr="009D4635">
        <w:t>ZORDER BY (user_id)</w:t>
      </w:r>
    </w:p>
    <w:p w14:paraId="46ED7FD6" w14:textId="5801BA09" w:rsidR="002E3DA6" w:rsidRDefault="002E3DA6" w:rsidP="00D4359E">
      <w:pPr>
        <w:pStyle w:val="NormalBPBHEB"/>
      </w:pPr>
      <w:r w:rsidRPr="00EA28C9">
        <w:t>Z-Ordering is particularly effective when you cannot partition by a high-cardinality column but still want fast lookups.</w:t>
      </w:r>
    </w:p>
    <w:p w14:paraId="0F3DFDFC" w14:textId="77777777" w:rsidR="00D4359E" w:rsidRPr="00EA28C9" w:rsidRDefault="00D4359E" w:rsidP="00D4359E">
      <w:pPr>
        <w:pStyle w:val="NormalBPBHEB"/>
      </w:pPr>
    </w:p>
    <w:p w14:paraId="65E2B25C" w14:textId="4E730EB3" w:rsidR="002E3DA6" w:rsidRPr="002E3DA6" w:rsidRDefault="002E3DA6" w:rsidP="00EA28C9">
      <w:pPr>
        <w:pStyle w:val="Heading2BPBHEB"/>
        <w:rPr>
          <w:lang w:val="en-IN"/>
        </w:rPr>
      </w:pPr>
      <w:r w:rsidRPr="002E3DA6">
        <w:rPr>
          <w:lang w:val="en-IN"/>
        </w:rPr>
        <w:t xml:space="preserve">Liquid </w:t>
      </w:r>
      <w:r w:rsidR="00543E19">
        <w:rPr>
          <w:lang w:val="en-IN"/>
        </w:rPr>
        <w:t>c</w:t>
      </w:r>
      <w:r w:rsidR="00543E19" w:rsidRPr="002E3DA6">
        <w:rPr>
          <w:lang w:val="en-IN"/>
        </w:rPr>
        <w:t>lustering</w:t>
      </w:r>
    </w:p>
    <w:p w14:paraId="44E15FC5" w14:textId="603990BC" w:rsidR="002E3DA6" w:rsidRPr="00EA28C9" w:rsidRDefault="002E3DA6" w:rsidP="00505CD1">
      <w:pPr>
        <w:pStyle w:val="NormalBPBHEB"/>
      </w:pPr>
      <w:r w:rsidRPr="00EA28C9">
        <w:t>Traditional partitioning struggles with high-cardinality columns like customer_id. Liquid clustering, introduced by Databricks, is a more flexible approach. Instead of rigid partitions, data is dynamically clustered, and Databricks manages the file layout internally. This reduces partition skew, simplifies schema evolution, and works especially well for streaming data.</w:t>
      </w:r>
      <w:r w:rsidR="00543E19">
        <w:t xml:space="preserve"> </w:t>
      </w:r>
      <w:r w:rsidR="009C3742" w:rsidRPr="009C3742">
        <w:lastRenderedPageBreak/>
        <w:t>The</w:t>
      </w:r>
      <w:r w:rsidR="00505CD1">
        <w:t xml:space="preserve"> following</w:t>
      </w:r>
      <w:r w:rsidR="009C3742" w:rsidRPr="009C3742">
        <w:t xml:space="preserve"> example shows how liquid clustering can be applied when creating a Delta table:</w:t>
      </w:r>
    </w:p>
    <w:p w14:paraId="09B919B7" w14:textId="77777777" w:rsidR="002E3DA6" w:rsidRPr="002E3DA6" w:rsidRDefault="002E3DA6" w:rsidP="00505CD1">
      <w:pPr>
        <w:pStyle w:val="CodeBlockBPBHEB"/>
      </w:pPr>
      <w:r w:rsidRPr="002E3DA6">
        <w:t>CREATE TABLE sales_data</w:t>
      </w:r>
    </w:p>
    <w:p w14:paraId="1D1C2659" w14:textId="77777777" w:rsidR="002E3DA6" w:rsidRPr="002E3DA6" w:rsidRDefault="002E3DA6" w:rsidP="00505CD1">
      <w:pPr>
        <w:pStyle w:val="CodeBlockBPBHEB"/>
      </w:pPr>
      <w:r w:rsidRPr="002E3DA6">
        <w:t>USING DELTA</w:t>
      </w:r>
    </w:p>
    <w:p w14:paraId="5BF7E5E5" w14:textId="34D61E98" w:rsidR="002E3DA6" w:rsidRPr="00EA28C9" w:rsidRDefault="002E3DA6" w:rsidP="00505CD1">
      <w:pPr>
        <w:pStyle w:val="CodeBlockBPBHEB"/>
        <w:rPr>
          <w:lang w:val="fr-FR"/>
        </w:rPr>
      </w:pPr>
      <w:r w:rsidRPr="00EA28C9">
        <w:rPr>
          <w:lang w:val="fr-FR"/>
        </w:rPr>
        <w:t xml:space="preserve">LOCATION </w:t>
      </w:r>
      <w:ins w:id="94" w:author="Saaimithra Pragadeesh" w:date="2026-05-15T06:29:00Z" w16du:dateUtc="2026-05-15T00:59:00Z">
        <w:r w:rsidR="00D414B0">
          <w:rPr>
            <w:lang w:val="fr-FR"/>
          </w:rPr>
          <w:t>‘</w:t>
        </w:r>
      </w:ins>
      <w:del w:id="95" w:author="Saaimithra Pragadeesh" w:date="2026-05-15T06:29:00Z" w16du:dateUtc="2026-05-15T00:59:00Z">
        <w:r w:rsidR="00743592" w:rsidRPr="00EA28C9" w:rsidDel="00D414B0">
          <w:rPr>
            <w:lang w:val="fr-FR"/>
          </w:rPr>
          <w:delText>`</w:delText>
        </w:r>
      </w:del>
      <w:r w:rsidR="00743592" w:rsidRPr="00EA28C9">
        <w:rPr>
          <w:lang w:val="fr-FR"/>
        </w:rPr>
        <w:t>abfss://silver@stgazdeci.dfs.core.windows.net/</w:t>
      </w:r>
      <w:r w:rsidRPr="00EA28C9">
        <w:rPr>
          <w:lang w:val="fr-FR"/>
        </w:rPr>
        <w:t>sales_data'</w:t>
      </w:r>
    </w:p>
    <w:p w14:paraId="41934BA6" w14:textId="14FDF111" w:rsidR="002E3DA6" w:rsidRPr="002E3DA6" w:rsidRDefault="002E3DA6" w:rsidP="00505CD1">
      <w:pPr>
        <w:pStyle w:val="CodeBlockBPBHEB"/>
      </w:pPr>
      <w:r w:rsidRPr="002E3DA6">
        <w:t>CLUSTER BY (region, product_id);</w:t>
      </w:r>
    </w:p>
    <w:p w14:paraId="77E23DEB" w14:textId="6545DF14" w:rsidR="002E3DA6" w:rsidRDefault="002E3DA6" w:rsidP="00505CD1">
      <w:pPr>
        <w:pStyle w:val="NormalBPBHEB"/>
      </w:pPr>
      <w:r w:rsidRPr="00F1565D">
        <w:t xml:space="preserve">Unlike partitioning, you </w:t>
      </w:r>
      <w:r w:rsidR="00FC3B1D" w:rsidRPr="00F1565D">
        <w:t xml:space="preserve">do not </w:t>
      </w:r>
      <w:r w:rsidRPr="00F1565D">
        <w:t>need to guess the right column upfront</w:t>
      </w:r>
      <w:r w:rsidR="00543E19">
        <w:t>.</w:t>
      </w:r>
      <w:r w:rsidRPr="00F1565D">
        <w:t xml:space="preserve"> </w:t>
      </w:r>
      <w:r w:rsidR="00543E19">
        <w:t>C</w:t>
      </w:r>
      <w:r w:rsidR="00543E19" w:rsidRPr="00F1565D">
        <w:t xml:space="preserve">lustering </w:t>
      </w:r>
      <w:r w:rsidRPr="00F1565D">
        <w:t>evolves as the table grows, making it a future-proof choice for many workloads.</w:t>
      </w:r>
    </w:p>
    <w:p w14:paraId="5C6840F5" w14:textId="77777777" w:rsidR="00543E19" w:rsidRPr="00F1565D" w:rsidRDefault="00543E19" w:rsidP="00543E19">
      <w:pPr>
        <w:pStyle w:val="NormalBPBHEB"/>
      </w:pPr>
    </w:p>
    <w:p w14:paraId="01DF2AFF" w14:textId="448BED43" w:rsidR="002E3DA6" w:rsidRPr="002E3DA6" w:rsidRDefault="002E3DA6" w:rsidP="00F1565D">
      <w:pPr>
        <w:pStyle w:val="Heading2BPBHEB"/>
        <w:rPr>
          <w:lang w:val="en-IN"/>
        </w:rPr>
      </w:pPr>
      <w:r w:rsidRPr="002E3DA6">
        <w:rPr>
          <w:lang w:val="en-IN"/>
        </w:rPr>
        <w:t xml:space="preserve">Caching and </w:t>
      </w:r>
      <w:r w:rsidR="00543E19">
        <w:rPr>
          <w:lang w:val="en-IN"/>
        </w:rPr>
        <w:t>p</w:t>
      </w:r>
      <w:r w:rsidR="00543E19" w:rsidRPr="002E3DA6">
        <w:rPr>
          <w:lang w:val="en-IN"/>
        </w:rPr>
        <w:t>ersistence</w:t>
      </w:r>
    </w:p>
    <w:p w14:paraId="69811A6D" w14:textId="296785B0" w:rsidR="002E3DA6" w:rsidRPr="00505CD1" w:rsidRDefault="002E3DA6" w:rsidP="00543E19">
      <w:pPr>
        <w:pStyle w:val="NormalBPBHEB"/>
      </w:pPr>
      <w:r w:rsidRPr="00F1565D">
        <w:t>Sometimes optimization is not about changing the data layout but about avoiding redundant computation. If the same DataFrame is queried multiple times, caching it in memory can save huge amounts of re</w:t>
      </w:r>
      <w:r w:rsidR="004927B5">
        <w:t>-</w:t>
      </w:r>
      <w:r w:rsidRPr="00F1565D">
        <w:t>computation. This is invaluable for interactive analytics or iterative machine learning workloads.</w:t>
      </w:r>
      <w:r w:rsidR="007D209F">
        <w:t xml:space="preserve"> </w:t>
      </w:r>
      <w:r w:rsidR="007D209F" w:rsidRPr="00505CD1">
        <w:t>A simple caching pattern in Spark is shown</w:t>
      </w:r>
      <w:r w:rsidR="00505CD1">
        <w:t xml:space="preserve"> as follows</w:t>
      </w:r>
      <w:r w:rsidR="007D209F" w:rsidRPr="00505CD1">
        <w:t>:</w:t>
      </w:r>
    </w:p>
    <w:p w14:paraId="520A331B" w14:textId="77777777" w:rsidR="002E3DA6" w:rsidRPr="002E3DA6" w:rsidRDefault="002E3DA6" w:rsidP="00F1565D">
      <w:pPr>
        <w:pStyle w:val="CodeBlockBPBHEB"/>
      </w:pPr>
      <w:r w:rsidRPr="002E3DA6">
        <w:t>df_sales.cache()</w:t>
      </w:r>
    </w:p>
    <w:p w14:paraId="2B4BB6F9" w14:textId="6C576E4B" w:rsidR="002E3DA6" w:rsidRPr="002E3DA6" w:rsidRDefault="002E3DA6" w:rsidP="00F1565D">
      <w:pPr>
        <w:pStyle w:val="CodeBlockBPBHEB"/>
      </w:pPr>
      <w:r w:rsidRPr="002E3DA6">
        <w:t>df_sales.count()  # triggers caching</w:t>
      </w:r>
    </w:p>
    <w:p w14:paraId="0129489D" w14:textId="45A24284" w:rsidR="002E3DA6" w:rsidRPr="00F1565D" w:rsidRDefault="002E3DA6" w:rsidP="00543E19">
      <w:pPr>
        <w:pStyle w:val="NormalBPBHEB"/>
      </w:pPr>
      <w:r w:rsidRPr="00F1565D">
        <w:t>However, caching comes with a memory cost. Engineers should unpersist DataFrames when no longer needed to free resources. Caching is best viewed as a tactical optimization for hot datasets.</w:t>
      </w:r>
    </w:p>
    <w:p w14:paraId="1E5F33AA" w14:textId="77777777" w:rsidR="00543E19" w:rsidRPr="00F1565D" w:rsidRDefault="00543E19" w:rsidP="00543E19">
      <w:pPr>
        <w:pStyle w:val="NormalBPBHEB"/>
      </w:pPr>
    </w:p>
    <w:p w14:paraId="11C72D48" w14:textId="77777777" w:rsidR="002E3DA6" w:rsidRPr="002E3DA6" w:rsidRDefault="002E3DA6" w:rsidP="00F1565D">
      <w:pPr>
        <w:pStyle w:val="Heading2BPBHEB"/>
        <w:rPr>
          <w:lang w:val="en-IN"/>
        </w:rPr>
      </w:pPr>
      <w:r w:rsidRPr="002E3DA6">
        <w:rPr>
          <w:lang w:val="en-IN"/>
        </w:rPr>
        <w:t>VACUUM</w:t>
      </w:r>
    </w:p>
    <w:p w14:paraId="2120E46C" w14:textId="79285877" w:rsidR="002E3DA6" w:rsidRPr="003052F9" w:rsidRDefault="002E3DA6" w:rsidP="00543E19">
      <w:pPr>
        <w:pStyle w:val="NormalBPBHEB"/>
        <w:rPr>
          <w:color w:val="000000" w:themeColor="text1"/>
          <w:rPrChange w:id="96" w:author="Aditi Singha" w:date="2026-05-25T16:08:00Z" w16du:dateUtc="2026-05-25T10:38:00Z">
            <w:rPr>
              <w:color w:val="EE0000"/>
            </w:rPr>
          </w:rPrChange>
        </w:rPr>
      </w:pPr>
      <w:r w:rsidRPr="00F1565D">
        <w:t>Delta Lake tables keep old data files for time travel and rollback. Over months or years, this can accumulate into a storage burden. The VACUUM command removes obsolete files, reducing costs and keeping tables lean.</w:t>
      </w:r>
      <w:r w:rsidR="007D209F">
        <w:t xml:space="preserve"> </w:t>
      </w:r>
      <w:r w:rsidR="007D209F" w:rsidRPr="003052F9">
        <w:rPr>
          <w:color w:val="000000" w:themeColor="text1"/>
          <w:rPrChange w:id="97" w:author="Aditi Singha" w:date="2026-05-25T16:08:00Z" w16du:dateUtc="2026-05-25T10:38:00Z">
            <w:rPr>
              <w:color w:val="EE0000"/>
            </w:rPr>
          </w:rPrChange>
        </w:rPr>
        <w:t xml:space="preserve">A typical VACUUM operation is shown </w:t>
      </w:r>
      <w:ins w:id="98" w:author="Aditi Singha" w:date="2026-05-25T16:08:00Z" w16du:dateUtc="2026-05-25T10:38:00Z">
        <w:r w:rsidR="003052F9">
          <w:rPr>
            <w:color w:val="000000" w:themeColor="text1"/>
          </w:rPr>
          <w:t>as follows</w:t>
        </w:r>
      </w:ins>
      <w:del w:id="99" w:author="Aditi Singha" w:date="2026-05-25T16:08:00Z" w16du:dateUtc="2026-05-25T10:38:00Z">
        <w:r w:rsidR="007D209F" w:rsidRPr="003052F9" w:rsidDel="003052F9">
          <w:rPr>
            <w:color w:val="000000" w:themeColor="text1"/>
            <w:rPrChange w:id="100" w:author="Aditi Singha" w:date="2026-05-25T16:08:00Z" w16du:dateUtc="2026-05-25T10:38:00Z">
              <w:rPr>
                <w:color w:val="EE0000"/>
              </w:rPr>
            </w:rPrChange>
          </w:rPr>
          <w:delText>below</w:delText>
        </w:r>
      </w:del>
      <w:r w:rsidR="007D209F" w:rsidRPr="003052F9">
        <w:rPr>
          <w:color w:val="000000" w:themeColor="text1"/>
          <w:rPrChange w:id="101" w:author="Aditi Singha" w:date="2026-05-25T16:08:00Z" w16du:dateUtc="2026-05-25T10:38:00Z">
            <w:rPr>
              <w:color w:val="EE0000"/>
            </w:rPr>
          </w:rPrChange>
        </w:rPr>
        <w:t>:</w:t>
      </w:r>
      <w:del w:id="102" w:author="Aditi Singha" w:date="2026-05-25T16:08:00Z" w16du:dateUtc="2026-05-25T10:38:00Z">
        <w:r w:rsidR="00543E19" w:rsidRPr="003052F9" w:rsidDel="003052F9">
          <w:rPr>
            <w:color w:val="000000" w:themeColor="text1"/>
            <w:rPrChange w:id="103" w:author="Aditi Singha" w:date="2026-05-25T16:08:00Z" w16du:dateUtc="2026-05-25T10:38:00Z">
              <w:rPr>
                <w:color w:val="EE0000"/>
              </w:rPr>
            </w:rPrChange>
          </w:rPr>
          <w:delText xml:space="preserve"> </w:delText>
        </w:r>
      </w:del>
    </w:p>
    <w:p w14:paraId="3225B3C9" w14:textId="322F07F1" w:rsidR="002E3DA6" w:rsidRPr="00F4797B" w:rsidRDefault="002E3DA6" w:rsidP="00F1565D">
      <w:pPr>
        <w:pStyle w:val="CodeBlockBPBHEB"/>
      </w:pPr>
      <w:r w:rsidRPr="00F4797B">
        <w:t>VACUUM delta.`</w:t>
      </w:r>
      <w:del w:id="104" w:author="Saaimithra Pragadeesh" w:date="2026-05-15T06:25:00Z" w16du:dateUtc="2026-05-15T00:55:00Z">
        <w:r w:rsidR="00743592" w:rsidRPr="00F1565D" w:rsidDel="00F35A57">
          <w:delText xml:space="preserve"> </w:delText>
        </w:r>
      </w:del>
      <w:r w:rsidR="00743592" w:rsidRPr="00F1565D">
        <w:t>abfss://silver@stgazdeci.dfs.core.windows.net</w:t>
      </w:r>
      <w:r w:rsidR="00743592" w:rsidRPr="00F4797B">
        <w:t>/transactions</w:t>
      </w:r>
      <w:r w:rsidRPr="00F4797B">
        <w:t>` RETAIN 168 HOURS</w:t>
      </w:r>
    </w:p>
    <w:p w14:paraId="268CC7F4" w14:textId="0797D31F" w:rsidR="002E3DA6" w:rsidDel="00CD1EA1" w:rsidRDefault="002E3DA6" w:rsidP="00543E19">
      <w:pPr>
        <w:pStyle w:val="NormalBPBHEB"/>
        <w:rPr>
          <w:del w:id="105" w:author="Saaimithra Pragadeesh" w:date="2026-05-15T06:27:00Z" w16du:dateUtc="2026-05-15T00:57:00Z"/>
        </w:rPr>
      </w:pPr>
      <w:del w:id="106" w:author="Saaimithra Pragadeesh" w:date="2026-05-15T06:27:00Z" w16du:dateUtc="2026-05-15T00:57:00Z">
        <w:r w:rsidRPr="002E1EE0" w:rsidDel="00CD1EA1">
          <w:delText>Most organizations set retention to seven days, but stricter values should be used cautiously</w:delText>
        </w:r>
        <w:r w:rsidR="00543E19" w:rsidDel="00CD1EA1">
          <w:delText>;</w:delText>
        </w:r>
        <w:r w:rsidRPr="002E1EE0" w:rsidDel="00CD1EA1">
          <w:delText xml:space="preserve"> too aggressive a vacuum can break streaming queries or rollback scenarios.</w:delText>
        </w:r>
      </w:del>
    </w:p>
    <w:p w14:paraId="7BE8ED33" w14:textId="76393648" w:rsidR="00543E19" w:rsidRPr="002E1EE0" w:rsidRDefault="00CD1EA1" w:rsidP="00543E19">
      <w:pPr>
        <w:pStyle w:val="NormalBPBHEB"/>
      </w:pPr>
      <w:ins w:id="107" w:author="Saaimithra Pragadeesh" w:date="2026-05-15T06:27:00Z">
        <w:r w:rsidRPr="00CD1EA1">
          <w:t>Most organizations retain data for seven days (168 hours), which aligns with the default safety threshold in Delta Lake. Retention periods below this threshold require disabling the retention safety check through configuration and should be used cautiously, as aggressive vacuuming can impact time travel, rollback operations, and active streaming queries.</w:t>
        </w:r>
      </w:ins>
    </w:p>
    <w:p w14:paraId="4273B0C7" w14:textId="77777777" w:rsidR="002E3DA6" w:rsidRPr="002E3DA6" w:rsidRDefault="002E3DA6" w:rsidP="002E1EE0">
      <w:pPr>
        <w:pStyle w:val="Heading2BPBHEB"/>
        <w:rPr>
          <w:lang w:val="en-IN"/>
        </w:rPr>
      </w:pPr>
      <w:r w:rsidRPr="002E3DA6">
        <w:rPr>
          <w:lang w:val="en-IN"/>
        </w:rPr>
        <w:t>Bucketing</w:t>
      </w:r>
    </w:p>
    <w:p w14:paraId="79B5AD6C" w14:textId="4B5EE5EF" w:rsidR="003F4443" w:rsidRDefault="003F4443" w:rsidP="00543E19">
      <w:pPr>
        <w:pStyle w:val="NormalBPBHEB"/>
        <w:rPr>
          <w:ins w:id="108" w:author="Saaimithra Pragadeesh" w:date="2026-05-16T19:33:00Z" w16du:dateUtc="2026-05-16T14:03:00Z"/>
        </w:rPr>
      </w:pPr>
      <w:ins w:id="109" w:author="Saaimithra Pragadeesh" w:date="2026-05-16T19:33:00Z">
        <w:r w:rsidRPr="003F4443">
          <w:t xml:space="preserve">Although modern Delta Lake optimization techniques such as liquid clustering, OPTIMIZE, Z-ORDER, and predictive optimization are commonly preferred in Azure Databricks, </w:t>
        </w:r>
        <w:r w:rsidRPr="003F4443">
          <w:lastRenderedPageBreak/>
          <w:t>bucketing can still be useful in specialized scenarios involving repeated large-scale joins on stable keys.</w:t>
        </w:r>
      </w:ins>
    </w:p>
    <w:p w14:paraId="6B519323" w14:textId="6EE24673" w:rsidR="002E3DA6" w:rsidRPr="00B218D3" w:rsidRDefault="002E3DA6" w:rsidP="00543E19">
      <w:pPr>
        <w:pStyle w:val="NormalBPBHEB"/>
      </w:pPr>
      <w:r w:rsidRPr="002E1EE0">
        <w:t>When two large datasets need to be joined repeatedly on the same column, bucketing offers a middle ground between partitioning and full shuffles. Data is hashed into a fixed number of buckets, which ensures Spark can perform efficient joins by avoiding a full shuffle.</w:t>
      </w:r>
      <w:r w:rsidR="007D209F">
        <w:t xml:space="preserve"> </w:t>
      </w:r>
      <w:r w:rsidR="007D209F" w:rsidRPr="00B218D3">
        <w:t xml:space="preserve">The </w:t>
      </w:r>
      <w:r w:rsidR="00B218D3">
        <w:t xml:space="preserve">following </w:t>
      </w:r>
      <w:r w:rsidR="007D209F" w:rsidRPr="00B218D3">
        <w:t>snippet illustrates a bucketed table design for predictable batch joins:</w:t>
      </w:r>
    </w:p>
    <w:p w14:paraId="4CA463E3" w14:textId="77777777" w:rsidR="003F4443" w:rsidRDefault="003F4443" w:rsidP="002E1EE0">
      <w:pPr>
        <w:pStyle w:val="CodeBlockBPBHEB"/>
        <w:rPr>
          <w:ins w:id="110" w:author="Saaimithra Pragadeesh" w:date="2026-05-16T19:33:00Z" w16du:dateUtc="2026-05-16T14:03:00Z"/>
        </w:rPr>
      </w:pPr>
    </w:p>
    <w:p w14:paraId="2452D725" w14:textId="57E378F6" w:rsidR="002E3DA6" w:rsidRPr="002E3DA6" w:rsidRDefault="002E3DA6" w:rsidP="002E1EE0">
      <w:pPr>
        <w:pStyle w:val="CodeBlockBPBHEB"/>
      </w:pPr>
      <w:r w:rsidRPr="002E3DA6">
        <w:t>CREATE TABLE bucketed_sales</w:t>
      </w:r>
    </w:p>
    <w:p w14:paraId="19145D71" w14:textId="77777777" w:rsidR="002E3DA6" w:rsidRPr="002E3DA6" w:rsidRDefault="002E3DA6" w:rsidP="002E1EE0">
      <w:pPr>
        <w:pStyle w:val="CodeBlockBPBHEB"/>
      </w:pPr>
      <w:r w:rsidRPr="002E3DA6">
        <w:t>USING DELTA</w:t>
      </w:r>
    </w:p>
    <w:p w14:paraId="5B013E05" w14:textId="1ABEF01D" w:rsidR="002E3DA6" w:rsidRPr="002E3DA6" w:rsidRDefault="002E3DA6" w:rsidP="002E1EE0">
      <w:pPr>
        <w:pStyle w:val="CodeBlockBPBHEB"/>
      </w:pPr>
      <w:r w:rsidRPr="002E3DA6">
        <w:t>CLUSTERED BY (user_id) INTO 8 BUCKETS;</w:t>
      </w:r>
    </w:p>
    <w:p w14:paraId="74F88D2C" w14:textId="77777777" w:rsidR="003F4443" w:rsidRDefault="003F4443" w:rsidP="00543E19">
      <w:pPr>
        <w:pStyle w:val="NormalBPBHEB"/>
        <w:rPr>
          <w:ins w:id="111" w:author="Saaimithra Pragadeesh" w:date="2026-05-16T19:33:00Z" w16du:dateUtc="2026-05-16T14:03:00Z"/>
        </w:rPr>
      </w:pPr>
    </w:p>
    <w:p w14:paraId="1A2E53F6" w14:textId="2D27437C" w:rsidR="002E3DA6" w:rsidDel="003F4443" w:rsidRDefault="002E3DA6" w:rsidP="00543E19">
      <w:pPr>
        <w:pStyle w:val="NormalBPBHEB"/>
        <w:rPr>
          <w:del w:id="112" w:author="Saaimithra Pragadeesh" w:date="2026-05-16T19:35:00Z" w16du:dateUtc="2026-05-16T14:05:00Z"/>
        </w:rPr>
      </w:pPr>
      <w:del w:id="113" w:author="Saaimithra Pragadeesh" w:date="2026-05-16T19:35:00Z" w16du:dateUtc="2026-05-16T14:05:00Z">
        <w:r w:rsidRPr="002E1EE0" w:rsidDel="003F4443">
          <w:delText>Bucketing shines in batch pipelines where the schema is stable and joins are predictable. The downside is rigidity</w:delText>
        </w:r>
        <w:r w:rsidR="00543E19" w:rsidDel="003F4443">
          <w:delText>.</w:delText>
        </w:r>
        <w:r w:rsidRPr="002E1EE0" w:rsidDel="003F4443">
          <w:delText xml:space="preserve"> </w:delText>
        </w:r>
        <w:r w:rsidR="00543E19" w:rsidDel="003F4443">
          <w:delText>O</w:delText>
        </w:r>
        <w:r w:rsidR="00543E19" w:rsidRPr="002E1EE0" w:rsidDel="003F4443">
          <w:delText xml:space="preserve">nce </w:delText>
        </w:r>
        <w:r w:rsidRPr="002E1EE0" w:rsidDel="003F4443">
          <w:delText>the bucket count is set, it cannot be changed easily.</w:delText>
        </w:r>
      </w:del>
    </w:p>
    <w:p w14:paraId="465AEFD4" w14:textId="6EDBF240" w:rsidR="00543E19" w:rsidRPr="002E1EE0" w:rsidRDefault="003F4443" w:rsidP="00543E19">
      <w:pPr>
        <w:pStyle w:val="NormalBPBHEB"/>
      </w:pPr>
      <w:ins w:id="114" w:author="Saaimithra Pragadeesh" w:date="2026-05-16T19:35:00Z">
        <w:r w:rsidRPr="003F4443">
          <w:t>Bucketing is most effective in stable batch-processing pipelines where join patterns and schemas remain consistent over time. The downside is reduced flexibility, since changing the bucket count typically requires rewriting the dataset.</w:t>
        </w:r>
      </w:ins>
    </w:p>
    <w:p w14:paraId="6E15BF2E" w14:textId="16C4C9E4" w:rsidR="002E3DA6" w:rsidRPr="00EE6E4C" w:rsidRDefault="002E3DA6" w:rsidP="00B218D3">
      <w:pPr>
        <w:pStyle w:val="Heading2BPBHEB"/>
        <w:rPr>
          <w:lang w:val="en-IN"/>
        </w:rPr>
      </w:pPr>
      <w:r w:rsidRPr="00EE6E4C">
        <w:rPr>
          <w:lang w:val="en-IN"/>
        </w:rPr>
        <w:t>Data Skipping, Schema Pruning, and Photon</w:t>
      </w:r>
    </w:p>
    <w:p w14:paraId="3A1BC0BB" w14:textId="039E8D5E" w:rsidR="000466F2" w:rsidRPr="00EE6E4C" w:rsidRDefault="002E3DA6" w:rsidP="00543E19">
      <w:pPr>
        <w:pStyle w:val="NormalBPBHEB"/>
      </w:pPr>
      <w:r w:rsidRPr="00EE6E4C">
        <w:t xml:space="preserve">Databricks adds further layers of optimization. Data skipping indexes automatically maintain min/max statistics, so irrelevant files are skipped during queries. Schema and column pruning ensure Spark only reads the fields requested, which is a simple but often overlooked performance boost. </w:t>
      </w:r>
      <w:r w:rsidR="00543E19">
        <w:t>T</w:t>
      </w:r>
      <w:r w:rsidRPr="00EE6E4C">
        <w:t>he Photon execution engine, built in C++, accelerates SQL and DataFrame workloads by orders of magnitude without requiring code changes.</w:t>
      </w:r>
    </w:p>
    <w:p w14:paraId="3BF2CE89" w14:textId="77777777" w:rsidR="00543E19" w:rsidRPr="00743592" w:rsidRDefault="00543E19" w:rsidP="00743592">
      <w:pPr>
        <w:pStyle w:val="NormalBPBHEB"/>
        <w:rPr>
          <w:lang w:val="en-IN"/>
        </w:rPr>
      </w:pPr>
    </w:p>
    <w:p w14:paraId="24F344B1" w14:textId="04367E9C" w:rsidR="001946AC" w:rsidRPr="00EE6E4C" w:rsidRDefault="00E11787" w:rsidP="00B218D3">
      <w:pPr>
        <w:pStyle w:val="Heading1BPBHEB"/>
      </w:pPr>
      <w:r w:rsidRPr="00EE6E4C">
        <w:t xml:space="preserve">Medallion Architecture </w:t>
      </w:r>
      <w:r w:rsidR="00EE6E4C" w:rsidRPr="00EE6E4C">
        <w:t xml:space="preserve">overview </w:t>
      </w:r>
      <w:r w:rsidRPr="00EE6E4C">
        <w:t>in Databricks</w:t>
      </w:r>
    </w:p>
    <w:p w14:paraId="60597B02" w14:textId="544E240A" w:rsidR="00E11787" w:rsidRPr="002F3C94" w:rsidRDefault="00E11787" w:rsidP="0042691C">
      <w:pPr>
        <w:pStyle w:val="NormalBPBHEB"/>
      </w:pPr>
      <w:r w:rsidRPr="002F3C94">
        <w:t>One of the most widely adopted design patterns in Databricks is the Medallion Architecture, sometimes also referred to as the multi-hop architecture. It provides a structured way to organize data pipelines into progressively refined layers, ensuring data quality, usability, and governance at scale.</w:t>
      </w:r>
    </w:p>
    <w:p w14:paraId="63D0D976" w14:textId="77777777" w:rsidR="00E11787" w:rsidRPr="002F3C94" w:rsidRDefault="00E11787" w:rsidP="0042691C">
      <w:pPr>
        <w:pStyle w:val="NormalBPBHEB"/>
      </w:pPr>
      <w:r w:rsidRPr="002F3C94">
        <w:t>At its core, the Medallion Architecture divides the data lakehouse into three main layers:</w:t>
      </w:r>
    </w:p>
    <w:p w14:paraId="5E33669F" w14:textId="2323F7A3" w:rsidR="00E11787" w:rsidRPr="002F3C94" w:rsidRDefault="00E11787">
      <w:pPr>
        <w:pStyle w:val="NormalBPBHEB"/>
        <w:numPr>
          <w:ilvl w:val="0"/>
          <w:numId w:val="29"/>
        </w:numPr>
      </w:pPr>
      <w:r w:rsidRPr="002F3C94">
        <w:rPr>
          <w:b/>
          <w:bCs/>
        </w:rPr>
        <w:t xml:space="preserve">Bronze </w:t>
      </w:r>
      <w:r w:rsidR="0042691C">
        <w:rPr>
          <w:b/>
          <w:bCs/>
        </w:rPr>
        <w:t>l</w:t>
      </w:r>
      <w:r w:rsidR="0042691C" w:rsidRPr="002F3C94">
        <w:rPr>
          <w:b/>
          <w:bCs/>
        </w:rPr>
        <w:t xml:space="preserve">ayer </w:t>
      </w:r>
      <w:r w:rsidRPr="002F3C94">
        <w:rPr>
          <w:b/>
          <w:bCs/>
        </w:rPr>
        <w:t>(</w:t>
      </w:r>
      <w:ins w:id="115" w:author="Aditi Singha" w:date="2026-05-25T16:08:00Z" w16du:dateUtc="2026-05-25T10:38:00Z">
        <w:r w:rsidR="003052F9">
          <w:rPr>
            <w:b/>
            <w:bCs/>
          </w:rPr>
          <w:t>r</w:t>
        </w:r>
      </w:ins>
      <w:del w:id="116" w:author="Aditi Singha" w:date="2026-05-25T16:08:00Z" w16du:dateUtc="2026-05-25T10:38:00Z">
        <w:r w:rsidRPr="002F3C94" w:rsidDel="003052F9">
          <w:rPr>
            <w:b/>
            <w:bCs/>
          </w:rPr>
          <w:delText>R</w:delText>
        </w:r>
      </w:del>
      <w:r w:rsidRPr="002F3C94">
        <w:rPr>
          <w:b/>
          <w:bCs/>
        </w:rPr>
        <w:t xml:space="preserve">aw </w:t>
      </w:r>
      <w:r w:rsidR="0042691C">
        <w:rPr>
          <w:b/>
          <w:bCs/>
        </w:rPr>
        <w:t>i</w:t>
      </w:r>
      <w:r w:rsidR="0042691C" w:rsidRPr="002F3C94">
        <w:rPr>
          <w:b/>
          <w:bCs/>
        </w:rPr>
        <w:t>ngestion</w:t>
      </w:r>
      <w:r w:rsidRPr="002F3C94">
        <w:rPr>
          <w:b/>
          <w:bCs/>
        </w:rPr>
        <w:t>):</w:t>
      </w:r>
      <w:r w:rsidR="0042691C">
        <w:t xml:space="preserve"> </w:t>
      </w:r>
      <w:r w:rsidRPr="002F3C94">
        <w:t>This is the landing zone for all raw, unprocessed data — often ingested directly from source systems, event streams, or external files. Data in this layer may contain duplicates, schema drifts, or incomplete records. The purpose of Bronze is to preserve the original data in its native form, acting as a single source of truth.</w:t>
      </w:r>
    </w:p>
    <w:p w14:paraId="74F4CB08" w14:textId="7C66E3BD" w:rsidR="00E11787" w:rsidRPr="002F3C94" w:rsidRDefault="00E11787">
      <w:pPr>
        <w:pStyle w:val="NormalBPBHEB"/>
        <w:numPr>
          <w:ilvl w:val="0"/>
          <w:numId w:val="29"/>
        </w:numPr>
      </w:pPr>
      <w:r w:rsidRPr="002F3C94">
        <w:rPr>
          <w:b/>
          <w:bCs/>
        </w:rPr>
        <w:lastRenderedPageBreak/>
        <w:t xml:space="preserve">Silver </w:t>
      </w:r>
      <w:r w:rsidR="0042691C" w:rsidRPr="002F3C94">
        <w:rPr>
          <w:b/>
          <w:bCs/>
        </w:rPr>
        <w:t xml:space="preserve">layer </w:t>
      </w:r>
      <w:r w:rsidRPr="002F3C94">
        <w:rPr>
          <w:b/>
          <w:bCs/>
        </w:rPr>
        <w:t>(</w:t>
      </w:r>
      <w:ins w:id="117" w:author="Aditi Singha" w:date="2026-05-25T16:08:00Z" w16du:dateUtc="2026-05-25T10:38:00Z">
        <w:r w:rsidR="003052F9">
          <w:rPr>
            <w:b/>
            <w:bCs/>
          </w:rPr>
          <w:t>c</w:t>
        </w:r>
      </w:ins>
      <w:del w:id="118" w:author="Aditi Singha" w:date="2026-05-25T16:08:00Z" w16du:dateUtc="2026-05-25T10:38:00Z">
        <w:r w:rsidRPr="002F3C94" w:rsidDel="003052F9">
          <w:rPr>
            <w:b/>
            <w:bCs/>
          </w:rPr>
          <w:delText>C</w:delText>
        </w:r>
      </w:del>
      <w:r w:rsidRPr="002F3C94">
        <w:rPr>
          <w:b/>
          <w:bCs/>
        </w:rPr>
        <w:t xml:space="preserve">leansed </w:t>
      </w:r>
      <w:r w:rsidR="0042691C" w:rsidRPr="002F3C94">
        <w:rPr>
          <w:b/>
          <w:bCs/>
        </w:rPr>
        <w:t>and e</w:t>
      </w:r>
      <w:r w:rsidRPr="002F3C94">
        <w:rPr>
          <w:b/>
          <w:bCs/>
        </w:rPr>
        <w:t>nriched):</w:t>
      </w:r>
      <w:r w:rsidR="0042691C">
        <w:t xml:space="preserve"> </w:t>
      </w:r>
      <w:r w:rsidRPr="002F3C94">
        <w:t>In this layer, data is standardized, cleaned, and enriched with business rules. Duplicate records are removed, nulls are handled, schemas are enforced, and reference data may be joined. Silver serves as the analytics-ready foundation for most downstream processes.</w:t>
      </w:r>
    </w:p>
    <w:p w14:paraId="5550E7C0" w14:textId="3C9619AD" w:rsidR="00100361" w:rsidRPr="002F3C94" w:rsidRDefault="00E11787">
      <w:pPr>
        <w:pStyle w:val="NormalBPBHEB"/>
        <w:numPr>
          <w:ilvl w:val="0"/>
          <w:numId w:val="29"/>
        </w:numPr>
      </w:pPr>
      <w:r w:rsidRPr="002F3C94">
        <w:rPr>
          <w:b/>
          <w:bCs/>
        </w:rPr>
        <w:t xml:space="preserve">Gold </w:t>
      </w:r>
      <w:r w:rsidR="0042691C" w:rsidRPr="002F3C94">
        <w:rPr>
          <w:b/>
          <w:bCs/>
        </w:rPr>
        <w:t xml:space="preserve">layer </w:t>
      </w:r>
      <w:r w:rsidRPr="002F3C94">
        <w:rPr>
          <w:b/>
          <w:bCs/>
        </w:rPr>
        <w:t>(</w:t>
      </w:r>
      <w:ins w:id="119" w:author="Aditi Singha" w:date="2026-05-25T16:08:00Z" w16du:dateUtc="2026-05-25T10:38:00Z">
        <w:r w:rsidR="003052F9">
          <w:rPr>
            <w:b/>
            <w:bCs/>
          </w:rPr>
          <w:t>c</w:t>
        </w:r>
      </w:ins>
      <w:del w:id="120" w:author="Aditi Singha" w:date="2026-05-25T16:08:00Z" w16du:dateUtc="2026-05-25T10:38:00Z">
        <w:r w:rsidRPr="002F3C94" w:rsidDel="003052F9">
          <w:rPr>
            <w:b/>
            <w:bCs/>
          </w:rPr>
          <w:delText>C</w:delText>
        </w:r>
      </w:del>
      <w:r w:rsidRPr="002F3C94">
        <w:rPr>
          <w:b/>
          <w:bCs/>
        </w:rPr>
        <w:t xml:space="preserve">urated </w:t>
      </w:r>
      <w:r w:rsidR="0042691C" w:rsidRPr="002F3C94">
        <w:rPr>
          <w:b/>
          <w:bCs/>
        </w:rPr>
        <w:t>and b</w:t>
      </w:r>
      <w:r w:rsidRPr="002F3C94">
        <w:rPr>
          <w:b/>
          <w:bCs/>
        </w:rPr>
        <w:t>usiness-</w:t>
      </w:r>
      <w:r w:rsidR="0042691C" w:rsidRPr="002F3C94">
        <w:rPr>
          <w:b/>
          <w:bCs/>
        </w:rPr>
        <w:t>level</w:t>
      </w:r>
      <w:r w:rsidRPr="002F3C94">
        <w:rPr>
          <w:b/>
          <w:bCs/>
        </w:rPr>
        <w:t>):</w:t>
      </w:r>
      <w:r w:rsidR="0042691C">
        <w:t xml:space="preserve"> </w:t>
      </w:r>
      <w:r w:rsidRPr="002F3C94">
        <w:t>The Gold layer contains highly curated, aggregated, and business-specific data. These datasets are often optimized for consumption by BI tools, machine learning models, or external applications. Think of Gold as trusted, presentation-ready data aligned with KPIs and metrics.</w:t>
      </w:r>
    </w:p>
    <w:p w14:paraId="50DC1843" w14:textId="7361E8F4" w:rsidR="00100361" w:rsidRPr="002F3C94" w:rsidRDefault="00602D83" w:rsidP="002F3C94">
      <w:pPr>
        <w:pStyle w:val="NormalBPBHEB"/>
      </w:pPr>
      <w:r w:rsidRPr="002F3C94">
        <w:t xml:space="preserve">The following figure </w:t>
      </w:r>
      <w:r w:rsidR="00100361" w:rsidRPr="002F3C94">
        <w:t xml:space="preserve">depicts the </w:t>
      </w:r>
      <w:r w:rsidR="0042691C" w:rsidRPr="002F3C94">
        <w:t>Medallion Architecture</w:t>
      </w:r>
      <w:r w:rsidR="00100361" w:rsidRPr="002F3C94">
        <w:t>:</w:t>
      </w:r>
    </w:p>
    <w:p w14:paraId="64A3E259" w14:textId="5C7888C8" w:rsidR="00100361" w:rsidRDefault="00100361" w:rsidP="002F3C94">
      <w:pPr>
        <w:pStyle w:val="FigureBPBHEB"/>
        <w:rPr>
          <w:lang w:val="en-IN"/>
        </w:rPr>
      </w:pPr>
      <w:r>
        <w:rPr>
          <w:noProof/>
          <w:lang w:val="en-IN"/>
        </w:rPr>
        <w:drawing>
          <wp:inline distT="0" distB="0" distL="0" distR="0" wp14:anchorId="48256AF5" wp14:editId="5B05771F">
            <wp:extent cx="4475979" cy="1208009"/>
            <wp:effectExtent l="19050" t="19050" r="20320" b="11430"/>
            <wp:docPr id="8140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0927" name="Picture 814030927"/>
                    <pic:cNvPicPr/>
                  </pic:nvPicPr>
                  <pic:blipFill>
                    <a:blip r:embed="rId30">
                      <a:extLst>
                        <a:ext uri="{28A0092B-C50C-407E-A947-70E740481C1C}">
                          <a14:useLocalDpi xmlns:a14="http://schemas.microsoft.com/office/drawing/2010/main" val="0"/>
                        </a:ext>
                      </a:extLst>
                    </a:blip>
                    <a:stretch>
                      <a:fillRect/>
                    </a:stretch>
                  </pic:blipFill>
                  <pic:spPr>
                    <a:xfrm>
                      <a:off x="0" y="0"/>
                      <a:ext cx="4491051" cy="1212077"/>
                    </a:xfrm>
                    <a:prstGeom prst="rect">
                      <a:avLst/>
                    </a:prstGeom>
                    <a:ln w="3175">
                      <a:solidFill>
                        <a:schemeClr val="tx1"/>
                      </a:solidFill>
                    </a:ln>
                  </pic:spPr>
                </pic:pic>
              </a:graphicData>
            </a:graphic>
          </wp:inline>
        </w:drawing>
      </w:r>
    </w:p>
    <w:p w14:paraId="1AE3D4D9" w14:textId="6377013C" w:rsidR="00100361" w:rsidRPr="0042691C" w:rsidRDefault="00100361" w:rsidP="0042691C">
      <w:pPr>
        <w:pStyle w:val="FigureCaptionBPBHEB"/>
      </w:pPr>
      <w:r w:rsidRPr="0042691C">
        <w:rPr>
          <w:b/>
          <w:bCs w:val="0"/>
        </w:rPr>
        <w:t>Figure 4.</w:t>
      </w:r>
      <w:r w:rsidR="00356EFB" w:rsidRPr="0042691C">
        <w:rPr>
          <w:b/>
          <w:bCs w:val="0"/>
        </w:rPr>
        <w:t>18</w:t>
      </w:r>
      <w:r w:rsidRPr="003052F9">
        <w:rPr>
          <w:rPrChange w:id="121" w:author="Aditi Singha" w:date="2026-05-25T16:08:00Z" w16du:dateUtc="2026-05-25T10:38:00Z">
            <w:rPr>
              <w:b/>
              <w:bCs w:val="0"/>
            </w:rPr>
          </w:rPrChange>
        </w:rPr>
        <w:t>:</w:t>
      </w:r>
      <w:r w:rsidRPr="003052F9">
        <w:t xml:space="preserve"> </w:t>
      </w:r>
      <w:r w:rsidRPr="0042691C">
        <w:t>Medallion Architecture</w:t>
      </w:r>
    </w:p>
    <w:p w14:paraId="4BD93C4B" w14:textId="77777777" w:rsidR="00100361" w:rsidRPr="002F3C94" w:rsidRDefault="00100361" w:rsidP="002F3C94">
      <w:pPr>
        <w:pStyle w:val="NormalBPBHEB"/>
      </w:pPr>
    </w:p>
    <w:p w14:paraId="4E6B7AEE" w14:textId="24B55213" w:rsidR="00E11787" w:rsidRPr="001946AC" w:rsidRDefault="00E11787" w:rsidP="002F3C94">
      <w:pPr>
        <w:pStyle w:val="Heading2BPBHEB"/>
        <w:rPr>
          <w:lang w:val="en-IN"/>
        </w:rPr>
      </w:pPr>
      <w:r>
        <w:t xml:space="preserve">Importance of </w:t>
      </w:r>
      <w:r w:rsidRPr="00E11787">
        <w:t>Medallion Architecture</w:t>
      </w:r>
    </w:p>
    <w:p w14:paraId="29314F39" w14:textId="2762D357" w:rsidR="00E11787" w:rsidRPr="006A55F2" w:rsidRDefault="00E11787" w:rsidP="0042691C">
      <w:pPr>
        <w:pStyle w:val="NormalBPBHEB"/>
      </w:pPr>
      <w:r w:rsidRPr="006A55F2">
        <w:t>Enterprises face a common challenge: how to manage raw data ingestion, apply transformations consistently, and ensure analysts and data scientists work on reliable, governed datasets. The Medallion pattern solves this by:</w:t>
      </w:r>
    </w:p>
    <w:p w14:paraId="63B911A0" w14:textId="0B1D5BED" w:rsidR="00E11787" w:rsidRPr="006A55F2" w:rsidRDefault="00E11787">
      <w:pPr>
        <w:pStyle w:val="NormalBPBHEB"/>
        <w:numPr>
          <w:ilvl w:val="0"/>
          <w:numId w:val="30"/>
        </w:numPr>
      </w:pPr>
      <w:r w:rsidRPr="006A55F2">
        <w:t>Providing clarity and modularity</w:t>
      </w:r>
      <w:r w:rsidR="0042691C">
        <w:t>:</w:t>
      </w:r>
      <w:r w:rsidRPr="006A55F2">
        <w:t xml:space="preserve"> each layer has a distinct purpose.</w:t>
      </w:r>
    </w:p>
    <w:p w14:paraId="4DE611BF" w14:textId="77777777" w:rsidR="00E11787" w:rsidRPr="006A55F2" w:rsidRDefault="00E11787">
      <w:pPr>
        <w:pStyle w:val="NormalBPBHEB"/>
        <w:numPr>
          <w:ilvl w:val="0"/>
          <w:numId w:val="30"/>
        </w:numPr>
      </w:pPr>
      <w:r w:rsidRPr="006A55F2">
        <w:t>Allowing incremental refinement instead of one massive ETL job.</w:t>
      </w:r>
    </w:p>
    <w:p w14:paraId="0E43B870" w14:textId="005C5A49" w:rsidR="00E11787" w:rsidRPr="006A55F2" w:rsidRDefault="00E11787">
      <w:pPr>
        <w:pStyle w:val="NormalBPBHEB"/>
        <w:numPr>
          <w:ilvl w:val="0"/>
          <w:numId w:val="30"/>
        </w:numPr>
      </w:pPr>
      <w:r w:rsidRPr="006A55F2">
        <w:t>Enabling reusability</w:t>
      </w:r>
      <w:r w:rsidR="0042691C">
        <w:t>:</w:t>
      </w:r>
      <w:r w:rsidRPr="006A55F2">
        <w:t xml:space="preserve"> Silver can serve multiple Gold datasets.</w:t>
      </w:r>
    </w:p>
    <w:p w14:paraId="57075151" w14:textId="0F66468A" w:rsidR="00E11787" w:rsidRDefault="00E11787">
      <w:pPr>
        <w:pStyle w:val="NormalBPBHEB"/>
        <w:numPr>
          <w:ilvl w:val="0"/>
          <w:numId w:val="30"/>
        </w:numPr>
      </w:pPr>
      <w:r w:rsidRPr="006A55F2">
        <w:t xml:space="preserve">Improving </w:t>
      </w:r>
      <w:r w:rsidRPr="002F3C94">
        <w:t>trust and governance</w:t>
      </w:r>
      <w:r w:rsidR="0042691C">
        <w:t>:</w:t>
      </w:r>
      <w:r w:rsidRPr="006A55F2">
        <w:t xml:space="preserve"> business teams know Gold is curated and certified.</w:t>
      </w:r>
    </w:p>
    <w:p w14:paraId="2AAAC205" w14:textId="77777777" w:rsidR="0042691C" w:rsidRPr="002F3C94" w:rsidRDefault="0042691C" w:rsidP="002F3C94">
      <w:pPr>
        <w:pStyle w:val="NormalBPBHEB"/>
      </w:pPr>
    </w:p>
    <w:p w14:paraId="186E21EB" w14:textId="3C7FBA5D" w:rsidR="00E11787" w:rsidRPr="001946AC" w:rsidRDefault="00E11787" w:rsidP="002F3C94">
      <w:pPr>
        <w:pStyle w:val="Heading2BPBHEB"/>
        <w:rPr>
          <w:lang w:val="en-IN"/>
        </w:rPr>
      </w:pPr>
      <w:r w:rsidRPr="00E11787">
        <w:t xml:space="preserve">Strategic </w:t>
      </w:r>
      <w:r w:rsidR="0042691C">
        <w:t>f</w:t>
      </w:r>
      <w:r w:rsidR="0042691C" w:rsidRPr="00E11787">
        <w:t xml:space="preserve">it </w:t>
      </w:r>
      <w:r w:rsidRPr="00E11787">
        <w:t>in Databricks</w:t>
      </w:r>
    </w:p>
    <w:p w14:paraId="25C41196" w14:textId="77777777" w:rsidR="00E11787" w:rsidRPr="002F3C94" w:rsidRDefault="00E11787" w:rsidP="0042691C">
      <w:pPr>
        <w:pStyle w:val="NormalBPBHEB"/>
      </w:pPr>
      <w:r w:rsidRPr="002F3C94">
        <w:t>The Medallion Architecture fits naturally into Databricks because:</w:t>
      </w:r>
    </w:p>
    <w:p w14:paraId="6DE3774A" w14:textId="77777777" w:rsidR="00E11787" w:rsidRPr="002F3C94" w:rsidRDefault="00E11787">
      <w:pPr>
        <w:pStyle w:val="NormalBPBHEB"/>
        <w:numPr>
          <w:ilvl w:val="0"/>
          <w:numId w:val="31"/>
        </w:numPr>
      </w:pPr>
      <w:r w:rsidRPr="002F3C94">
        <w:t>Delta Lake provides ACID transactions and schema evolution across all layers.</w:t>
      </w:r>
    </w:p>
    <w:p w14:paraId="4A643CE1" w14:textId="77777777" w:rsidR="00E11787" w:rsidRPr="002F3C94" w:rsidRDefault="00E11787">
      <w:pPr>
        <w:pStyle w:val="NormalBPBHEB"/>
        <w:numPr>
          <w:ilvl w:val="0"/>
          <w:numId w:val="31"/>
        </w:numPr>
      </w:pPr>
      <w:r w:rsidRPr="002F3C94">
        <w:t>Structured Streaming enables real-time ingestion into Bronze and propagation to Silver/Gold.</w:t>
      </w:r>
    </w:p>
    <w:p w14:paraId="02806C44" w14:textId="77777777" w:rsidR="00E11787" w:rsidRPr="002F3C94" w:rsidRDefault="00E11787">
      <w:pPr>
        <w:pStyle w:val="NormalBPBHEB"/>
        <w:numPr>
          <w:ilvl w:val="0"/>
          <w:numId w:val="31"/>
        </w:numPr>
      </w:pPr>
      <w:r w:rsidRPr="002F3C94">
        <w:t>Databricks Workflows (or ADF) orchestrate the flow across layers.</w:t>
      </w:r>
    </w:p>
    <w:p w14:paraId="13C62F18" w14:textId="77777777" w:rsidR="00E11787" w:rsidRDefault="00E11787">
      <w:pPr>
        <w:pStyle w:val="NormalBPBHEB"/>
        <w:numPr>
          <w:ilvl w:val="0"/>
          <w:numId w:val="31"/>
        </w:numPr>
      </w:pPr>
      <w:r w:rsidRPr="002F3C94">
        <w:t>Optimizations like Z-Ordering, Partitioning, and Caching are applied at different stages depending on query patterns.</w:t>
      </w:r>
    </w:p>
    <w:p w14:paraId="79B03926" w14:textId="77777777" w:rsidR="0042691C" w:rsidRPr="006A55F2" w:rsidRDefault="0042691C" w:rsidP="002F3C94">
      <w:pPr>
        <w:pStyle w:val="NormalBPBHEB"/>
      </w:pPr>
    </w:p>
    <w:p w14:paraId="78D942D1" w14:textId="7C0DE7BA" w:rsidR="00E11787" w:rsidRDefault="00E11787" w:rsidP="0042691C">
      <w:pPr>
        <w:pStyle w:val="Heading2BPBHEB"/>
        <w:rPr>
          <w:lang w:val="en-IN"/>
        </w:rPr>
      </w:pPr>
      <w:r w:rsidRPr="00E11787">
        <w:rPr>
          <w:lang w:val="en-IN"/>
        </w:rPr>
        <w:t xml:space="preserve">Example </w:t>
      </w:r>
      <w:r w:rsidR="0042691C">
        <w:rPr>
          <w:lang w:val="en-IN"/>
        </w:rPr>
        <w:t>f</w:t>
      </w:r>
      <w:r w:rsidR="0042691C" w:rsidRPr="00E11787">
        <w:rPr>
          <w:lang w:val="en-IN"/>
        </w:rPr>
        <w:t>low</w:t>
      </w:r>
    </w:p>
    <w:p w14:paraId="723BEE39" w14:textId="2F4837E1" w:rsidR="0042691C" w:rsidRPr="00B218D3" w:rsidRDefault="002F3C94" w:rsidP="0042691C">
      <w:pPr>
        <w:pStyle w:val="NormalBPBHEB"/>
      </w:pPr>
      <w:r w:rsidRPr="00B218D3">
        <w:t>In practice, a common Medallion-based pipeline follows this flow:</w:t>
      </w:r>
    </w:p>
    <w:p w14:paraId="41E53833" w14:textId="77777777" w:rsidR="00E11787" w:rsidRPr="00E11787" w:rsidRDefault="00E11787">
      <w:pPr>
        <w:pStyle w:val="NormalBPBHEB"/>
        <w:numPr>
          <w:ilvl w:val="0"/>
          <w:numId w:val="11"/>
        </w:numPr>
        <w:rPr>
          <w:lang w:val="en-IN"/>
        </w:rPr>
      </w:pPr>
      <w:r w:rsidRPr="00E11787">
        <w:rPr>
          <w:lang w:val="en-IN"/>
        </w:rPr>
        <w:t>Raw clickstream logs land in Bronze.</w:t>
      </w:r>
    </w:p>
    <w:p w14:paraId="11A9C224" w14:textId="77777777" w:rsidR="00E11787" w:rsidRPr="00E11787" w:rsidRDefault="00E11787">
      <w:pPr>
        <w:pStyle w:val="NormalBPBHEB"/>
        <w:numPr>
          <w:ilvl w:val="0"/>
          <w:numId w:val="11"/>
        </w:numPr>
        <w:rPr>
          <w:lang w:val="en-IN"/>
        </w:rPr>
      </w:pPr>
      <w:r w:rsidRPr="00E11787">
        <w:rPr>
          <w:lang w:val="en-IN"/>
        </w:rPr>
        <w:t>Deduplicated, schema-aligned, and enriched user activity data is written to Silver.</w:t>
      </w:r>
    </w:p>
    <w:p w14:paraId="3E0B7339" w14:textId="5F5A0DB1" w:rsidR="00E11787" w:rsidRPr="00F724BF" w:rsidRDefault="00E11787">
      <w:pPr>
        <w:pStyle w:val="NormalBPBHEB"/>
        <w:numPr>
          <w:ilvl w:val="0"/>
          <w:numId w:val="11"/>
        </w:numPr>
        <w:rPr>
          <w:lang w:val="en-IN"/>
        </w:rPr>
      </w:pPr>
      <w:r w:rsidRPr="00E11787">
        <w:rPr>
          <w:lang w:val="en-IN"/>
        </w:rPr>
        <w:t xml:space="preserve">Aggregated KPIs like </w:t>
      </w:r>
      <w:r w:rsidRPr="00E61A76">
        <w:rPr>
          <w:i/>
          <w:iCs/>
          <w:lang w:val="en-IN"/>
        </w:rPr>
        <w:t>daily active users</w:t>
      </w:r>
      <w:r w:rsidRPr="00E11787">
        <w:rPr>
          <w:lang w:val="en-IN"/>
        </w:rPr>
        <w:t xml:space="preserve"> or </w:t>
      </w:r>
      <w:r w:rsidRPr="00E61A76">
        <w:rPr>
          <w:i/>
          <w:iCs/>
          <w:lang w:val="en-IN"/>
        </w:rPr>
        <w:t>conversion rates</w:t>
      </w:r>
      <w:r w:rsidRPr="00E11787">
        <w:rPr>
          <w:lang w:val="en-IN"/>
        </w:rPr>
        <w:t xml:space="preserve"> are modeled in Gold and exposed to Power BI.</w:t>
      </w:r>
    </w:p>
    <w:p w14:paraId="33AD9328" w14:textId="619BF5D2" w:rsidR="001946AC" w:rsidRDefault="00E11787" w:rsidP="00E11787">
      <w:pPr>
        <w:pStyle w:val="NormalBPBHEB"/>
        <w:rPr>
          <w:lang w:val="en-IN"/>
        </w:rPr>
      </w:pPr>
      <w:r w:rsidRPr="00E11787">
        <w:rPr>
          <w:lang w:val="en-IN"/>
        </w:rPr>
        <w:t>The Medallion Architecture is more than just a technical pattern</w:t>
      </w:r>
      <w:r w:rsidR="0042691C">
        <w:rPr>
          <w:lang w:val="en-IN"/>
        </w:rPr>
        <w:t>.</w:t>
      </w:r>
      <w:r w:rsidRPr="00E11787">
        <w:rPr>
          <w:lang w:val="en-IN"/>
        </w:rPr>
        <w:t xml:space="preserve"> </w:t>
      </w:r>
      <w:r w:rsidR="0042691C">
        <w:rPr>
          <w:lang w:val="en-IN"/>
        </w:rPr>
        <w:t>I</w:t>
      </w:r>
      <w:r w:rsidR="0042691C" w:rsidRPr="00E11787">
        <w:rPr>
          <w:lang w:val="en-IN"/>
        </w:rPr>
        <w:t xml:space="preserve">t </w:t>
      </w:r>
      <w:r w:rsidRPr="00E11787">
        <w:rPr>
          <w:lang w:val="en-IN"/>
        </w:rPr>
        <w:t xml:space="preserve">is the operating model of the Databricks Lakehouse. By layering data into Bronze, Silver, and Gold, organizations strike </w:t>
      </w:r>
      <w:r w:rsidR="00317854">
        <w:rPr>
          <w:lang w:val="en-IN"/>
        </w:rPr>
        <w:t>a</w:t>
      </w:r>
      <w:r w:rsidR="00317854" w:rsidRPr="00E11787">
        <w:rPr>
          <w:lang w:val="en-IN"/>
        </w:rPr>
        <w:t xml:space="preserve"> </w:t>
      </w:r>
      <w:r w:rsidRPr="00E11787">
        <w:rPr>
          <w:lang w:val="en-IN"/>
        </w:rPr>
        <w:t>balance between flexibility and governance, ensuring that data remains both accessible to engineers and trustworthy for business teams.</w:t>
      </w:r>
    </w:p>
    <w:p w14:paraId="3BE49702" w14:textId="77777777" w:rsidR="0042691C" w:rsidRPr="00E11787" w:rsidRDefault="0042691C" w:rsidP="00E11787">
      <w:pPr>
        <w:pStyle w:val="NormalBPBHEB"/>
        <w:rPr>
          <w:lang w:val="en-IN"/>
        </w:rPr>
      </w:pPr>
    </w:p>
    <w:p w14:paraId="13E7AB86" w14:textId="0C1469D0" w:rsidR="00FB1034" w:rsidRPr="006D03E1" w:rsidRDefault="000466F2" w:rsidP="00E61A76">
      <w:pPr>
        <w:pStyle w:val="Heading1BPBHEB"/>
      </w:pPr>
      <w:r w:rsidRPr="000466F2">
        <w:t xml:space="preserve">Integrating Databricks with </w:t>
      </w:r>
      <w:r w:rsidR="0042691C">
        <w:t>o</w:t>
      </w:r>
      <w:r w:rsidR="0042691C" w:rsidRPr="000466F2">
        <w:t xml:space="preserve">ther </w:t>
      </w:r>
      <w:r w:rsidRPr="000466F2">
        <w:t xml:space="preserve">Azure </w:t>
      </w:r>
      <w:r w:rsidR="0042691C">
        <w:t>s</w:t>
      </w:r>
      <w:r w:rsidR="0042691C" w:rsidRPr="000466F2">
        <w:t>ervices</w:t>
      </w:r>
    </w:p>
    <w:p w14:paraId="456C868D" w14:textId="6C759D39" w:rsidR="000466F2" w:rsidRPr="00E61A76" w:rsidRDefault="000466F2" w:rsidP="0042691C">
      <w:pPr>
        <w:pStyle w:val="NormalBPBHEB"/>
      </w:pPr>
      <w:r w:rsidRPr="00E61A76">
        <w:t>Azure Databricks is rarely deployed in isolation. In most enterprise architectures, it functions as the data and AI engine that must integrate seamlessly with other Azure services across storage, analytics, governance, machine learning, and visualization. This interoperability transforms Databricks from a powerful Spark-based compute platform into the central hub of a modern data ecosystem. Integration is not only about connectivity; it is about enabling end-to-end workflows that deliver business value</w:t>
      </w:r>
      <w:r w:rsidR="0042691C">
        <w:t>,</w:t>
      </w:r>
      <w:r w:rsidRPr="00E61A76">
        <w:t xml:space="preserve"> from ingestion and transformation to insights and decision-making.</w:t>
      </w:r>
    </w:p>
    <w:p w14:paraId="14EB0260" w14:textId="435D46E5" w:rsidR="009C383B" w:rsidRDefault="00BF6D3C" w:rsidP="0042691C">
      <w:pPr>
        <w:pStyle w:val="NormalBPBHEB"/>
      </w:pPr>
      <w:r w:rsidRPr="00E61A76">
        <w:t>In the following section</w:t>
      </w:r>
      <w:r w:rsidR="000466F2" w:rsidRPr="00E61A76">
        <w:t>, we will explore how Databricks integrates with key Azure services, why those integrations matter, and the strategic benefits they deliver.</w:t>
      </w:r>
    </w:p>
    <w:p w14:paraId="39C520E8" w14:textId="77777777" w:rsidR="0042691C" w:rsidRPr="00E61A76" w:rsidRDefault="0042691C" w:rsidP="0042691C">
      <w:pPr>
        <w:pStyle w:val="NormalBPBHEB"/>
      </w:pPr>
    </w:p>
    <w:p w14:paraId="4A2A479A" w14:textId="771D9255" w:rsidR="001946AC" w:rsidRPr="001946AC" w:rsidRDefault="001946AC" w:rsidP="00E61A76">
      <w:pPr>
        <w:pStyle w:val="Heading2BPBHEB"/>
        <w:rPr>
          <w:lang w:val="en-IN"/>
        </w:rPr>
      </w:pPr>
      <w:r w:rsidRPr="001946AC">
        <w:rPr>
          <w:lang w:val="en-IN"/>
        </w:rPr>
        <w:t>Azure Data Factory</w:t>
      </w:r>
    </w:p>
    <w:p w14:paraId="5309B855" w14:textId="0E56C3EE" w:rsidR="001946AC" w:rsidRPr="00E61A76" w:rsidRDefault="001946AC" w:rsidP="00B91F21">
      <w:pPr>
        <w:pStyle w:val="NormalBPBHEB"/>
      </w:pPr>
      <w:r w:rsidRPr="00E61A76">
        <w:t>While Databricks is the engine for large-scale data processing, most enterprises also need a way to orchestrate and manage data pipelines across multiple systems. This is where ADF fits in. ADF provides a low-code environment for designing, scheduling, and monitoring data workflows, making it the control plane for pipelines that span cloud and on-premises environments.</w:t>
      </w:r>
    </w:p>
    <w:p w14:paraId="36F18978" w14:textId="31A7468C" w:rsidR="001946AC" w:rsidRPr="001946AC" w:rsidRDefault="00B91F21" w:rsidP="00B91F21">
      <w:pPr>
        <w:pStyle w:val="NormalBPBHEB"/>
        <w:rPr>
          <w:lang w:val="en-IN"/>
        </w:rPr>
      </w:pPr>
      <w:r>
        <w:rPr>
          <w:lang w:val="en-IN"/>
        </w:rPr>
        <w:t>Let us look at how</w:t>
      </w:r>
      <w:r w:rsidRPr="001946AC">
        <w:rPr>
          <w:lang w:val="en-IN"/>
        </w:rPr>
        <w:t xml:space="preserve"> </w:t>
      </w:r>
      <w:r w:rsidR="001946AC" w:rsidRPr="001946AC">
        <w:rPr>
          <w:lang w:val="en-IN"/>
        </w:rPr>
        <w:t>ADF and Databricks work together:</w:t>
      </w:r>
    </w:p>
    <w:p w14:paraId="6B338C58" w14:textId="7944C93A" w:rsidR="001946AC" w:rsidRPr="001946AC" w:rsidRDefault="001946AC">
      <w:pPr>
        <w:pStyle w:val="NormalBPBHEB"/>
        <w:numPr>
          <w:ilvl w:val="0"/>
          <w:numId w:val="10"/>
        </w:numPr>
        <w:rPr>
          <w:lang w:val="en-IN"/>
        </w:rPr>
      </w:pPr>
      <w:r w:rsidRPr="001946AC">
        <w:rPr>
          <w:b/>
          <w:bCs/>
          <w:lang w:val="en-IN"/>
        </w:rPr>
        <w:t xml:space="preserve">Triggering </w:t>
      </w:r>
      <w:r w:rsidR="00FF6F8E">
        <w:rPr>
          <w:b/>
          <w:bCs/>
          <w:lang w:val="en-IN"/>
        </w:rPr>
        <w:t>Notebook</w:t>
      </w:r>
      <w:r w:rsidRPr="001946AC">
        <w:rPr>
          <w:b/>
          <w:bCs/>
          <w:lang w:val="en-IN"/>
        </w:rPr>
        <w:t>s:</w:t>
      </w:r>
      <w:r w:rsidRPr="001946AC">
        <w:rPr>
          <w:lang w:val="en-IN"/>
        </w:rPr>
        <w:t xml:space="preserve"> ADF can call Databricks </w:t>
      </w:r>
      <w:r w:rsidR="00FF6F8E">
        <w:rPr>
          <w:lang w:val="en-IN"/>
        </w:rPr>
        <w:t>Notebook</w:t>
      </w:r>
      <w:r w:rsidRPr="001946AC">
        <w:rPr>
          <w:lang w:val="en-IN"/>
        </w:rPr>
        <w:t>s or jobs as activities within a pipeline. This allows transformations written in PySpark, SQL, or Scala to be embedded inside larger workflows.</w:t>
      </w:r>
    </w:p>
    <w:p w14:paraId="339BFE4F" w14:textId="77777777" w:rsidR="001946AC" w:rsidRPr="001946AC" w:rsidRDefault="001946AC">
      <w:pPr>
        <w:pStyle w:val="NormalBPBHEB"/>
        <w:numPr>
          <w:ilvl w:val="0"/>
          <w:numId w:val="10"/>
        </w:numPr>
        <w:rPr>
          <w:lang w:val="en-IN"/>
        </w:rPr>
      </w:pPr>
      <w:r w:rsidRPr="001946AC">
        <w:rPr>
          <w:b/>
          <w:bCs/>
          <w:lang w:val="en-IN"/>
        </w:rPr>
        <w:lastRenderedPageBreak/>
        <w:t>Hybrid Pipelines:</w:t>
      </w:r>
      <w:r w:rsidRPr="001946AC">
        <w:rPr>
          <w:lang w:val="en-IN"/>
        </w:rPr>
        <w:t xml:space="preserve"> ADF can handle data movement (e.g., from on-premises SQL Server to ADLS), then trigger Databricks for transformation, and finally load data into Synapse or Power BI.</w:t>
      </w:r>
    </w:p>
    <w:p w14:paraId="0277FDBC" w14:textId="77777777" w:rsidR="001946AC" w:rsidRPr="001946AC" w:rsidRDefault="001946AC">
      <w:pPr>
        <w:pStyle w:val="NormalBPBHEB"/>
        <w:numPr>
          <w:ilvl w:val="0"/>
          <w:numId w:val="10"/>
        </w:numPr>
        <w:rPr>
          <w:lang w:val="en-IN"/>
        </w:rPr>
      </w:pPr>
      <w:r w:rsidRPr="001946AC">
        <w:rPr>
          <w:b/>
          <w:bCs/>
          <w:lang w:val="en-IN"/>
        </w:rPr>
        <w:t>Monitoring:</w:t>
      </w:r>
      <w:r w:rsidRPr="001946AC">
        <w:rPr>
          <w:lang w:val="en-IN"/>
        </w:rPr>
        <w:t xml:space="preserve"> ADF provides operational visibility through monitoring dashboards, retries, and alerts, ensuring pipelines are resilient.</w:t>
      </w:r>
    </w:p>
    <w:p w14:paraId="504DD164" w14:textId="2A8C7072" w:rsidR="001946AC" w:rsidRPr="00B218D3" w:rsidRDefault="001946AC" w:rsidP="001946AC">
      <w:pPr>
        <w:pStyle w:val="NormalBPBHEB"/>
        <w:rPr>
          <w:lang w:val="en-IN"/>
        </w:rPr>
      </w:pPr>
      <w:r w:rsidRPr="00B218D3">
        <w:rPr>
          <w:lang w:val="en-IN"/>
        </w:rPr>
        <w:t xml:space="preserve">Strategic </w:t>
      </w:r>
      <w:r w:rsidR="00E61A76" w:rsidRPr="00B218D3">
        <w:rPr>
          <w:lang w:val="en-IN"/>
        </w:rPr>
        <w:t>v</w:t>
      </w:r>
      <w:r w:rsidRPr="00B218D3">
        <w:rPr>
          <w:lang w:val="en-IN"/>
        </w:rPr>
        <w:t>alue</w:t>
      </w:r>
      <w:r w:rsidR="00B218D3" w:rsidRPr="00B218D3">
        <w:rPr>
          <w:lang w:val="en-IN"/>
        </w:rPr>
        <w:t xml:space="preserve"> is as follows</w:t>
      </w:r>
      <w:r w:rsidRPr="00B218D3">
        <w:rPr>
          <w:lang w:val="en-IN"/>
        </w:rPr>
        <w:t>:</w:t>
      </w:r>
    </w:p>
    <w:p w14:paraId="5466B6BB" w14:textId="77777777" w:rsidR="001946AC" w:rsidRPr="00B3571B" w:rsidRDefault="001946AC">
      <w:pPr>
        <w:pStyle w:val="NormalBPBHEB"/>
        <w:numPr>
          <w:ilvl w:val="0"/>
          <w:numId w:val="32"/>
        </w:numPr>
      </w:pPr>
      <w:r w:rsidRPr="00B3571B">
        <w:t>ADF + Databricks provides the best of both worlds: low-code orchestration with high-performance transformations.</w:t>
      </w:r>
    </w:p>
    <w:p w14:paraId="037D06C5" w14:textId="77777777" w:rsidR="001946AC" w:rsidRPr="00B3571B" w:rsidRDefault="001946AC">
      <w:pPr>
        <w:pStyle w:val="NormalBPBHEB"/>
        <w:numPr>
          <w:ilvl w:val="0"/>
          <w:numId w:val="32"/>
        </w:numPr>
      </w:pPr>
      <w:r w:rsidRPr="00B3571B">
        <w:t>This separation of concerns is crucial in large organizations where integration engineers, data engineers, and analysts all collaborate.</w:t>
      </w:r>
    </w:p>
    <w:p w14:paraId="6E795714" w14:textId="19E393D5" w:rsidR="001946AC" w:rsidRPr="00B3571B" w:rsidRDefault="001946AC">
      <w:pPr>
        <w:pStyle w:val="NormalBPBHEB"/>
        <w:numPr>
          <w:ilvl w:val="0"/>
          <w:numId w:val="32"/>
        </w:numPr>
      </w:pPr>
      <w:r w:rsidRPr="00B3571B">
        <w:t>It also ensures that Databricks is not overburdened with orchestration logic, focusing instead on what it does best</w:t>
      </w:r>
      <w:ins w:id="122" w:author="Aditi Singha" w:date="2026-05-25T16:09:00Z" w16du:dateUtc="2026-05-25T10:39:00Z">
        <w:r w:rsidR="003052F9">
          <w:t xml:space="preserve">, </w:t>
        </w:r>
      </w:ins>
      <w:del w:id="123" w:author="Aditi Singha" w:date="2026-05-25T16:09:00Z" w16du:dateUtc="2026-05-25T10:39:00Z">
        <w:r w:rsidRPr="00B3571B" w:rsidDel="003052F9">
          <w:delText xml:space="preserve"> — </w:delText>
        </w:r>
      </w:del>
      <w:r w:rsidRPr="00B3571B">
        <w:t>data processing and analytics.</w:t>
      </w:r>
    </w:p>
    <w:p w14:paraId="400E9E37" w14:textId="773A9225" w:rsidR="001946AC" w:rsidRPr="001946AC" w:rsidRDefault="001946AC" w:rsidP="00B91F21">
      <w:pPr>
        <w:pStyle w:val="NormalBPBHEB"/>
        <w:rPr>
          <w:lang w:val="en-IN"/>
        </w:rPr>
      </w:pPr>
      <w:r w:rsidRPr="001946AC">
        <w:rPr>
          <w:lang w:val="en-IN"/>
        </w:rPr>
        <w:t xml:space="preserve">Example </w:t>
      </w:r>
      <w:r w:rsidR="00B218D3">
        <w:rPr>
          <w:lang w:val="en-IN"/>
        </w:rPr>
        <w:t>s</w:t>
      </w:r>
      <w:r w:rsidRPr="001946AC">
        <w:rPr>
          <w:lang w:val="en-IN"/>
        </w:rPr>
        <w:t xml:space="preserve">nippet (calling a Databricks </w:t>
      </w:r>
      <w:r w:rsidR="00FF6F8E">
        <w:rPr>
          <w:lang w:val="en-IN"/>
        </w:rPr>
        <w:t>Notebook</w:t>
      </w:r>
      <w:r w:rsidRPr="001946AC">
        <w:rPr>
          <w:lang w:val="en-IN"/>
        </w:rPr>
        <w:t xml:space="preserve"> from ADF):</w:t>
      </w:r>
    </w:p>
    <w:p w14:paraId="3A4A2F33" w14:textId="77777777" w:rsidR="001946AC" w:rsidRPr="0080798C" w:rsidRDefault="001946AC" w:rsidP="00B3571B">
      <w:pPr>
        <w:pStyle w:val="CodeBlockBPBHEB"/>
      </w:pPr>
      <w:r w:rsidRPr="0080798C">
        <w:t>{</w:t>
      </w:r>
    </w:p>
    <w:p w14:paraId="4B019AF5" w14:textId="51B80EB1" w:rsidR="001946AC" w:rsidRPr="0080798C" w:rsidRDefault="001946AC" w:rsidP="00B3571B">
      <w:pPr>
        <w:pStyle w:val="CodeBlockBPBHEB"/>
      </w:pPr>
      <w:r w:rsidRPr="0080798C">
        <w:t xml:space="preserve">  "name": "Databricks</w:t>
      </w:r>
      <w:r w:rsidR="00FF6F8E">
        <w:t>Notebook</w:t>
      </w:r>
      <w:r w:rsidRPr="0080798C">
        <w:t>Activity",</w:t>
      </w:r>
    </w:p>
    <w:p w14:paraId="17A28445" w14:textId="50D4B997" w:rsidR="001946AC" w:rsidRPr="0080798C" w:rsidRDefault="001946AC" w:rsidP="00B3571B">
      <w:pPr>
        <w:pStyle w:val="CodeBlockBPBHEB"/>
      </w:pPr>
      <w:r w:rsidRPr="0080798C">
        <w:t xml:space="preserve">  "type": "Databricks</w:t>
      </w:r>
      <w:r w:rsidR="00FF6F8E">
        <w:t>Notebook</w:t>
      </w:r>
      <w:r w:rsidRPr="0080798C">
        <w:t>",</w:t>
      </w:r>
    </w:p>
    <w:p w14:paraId="50B907AF" w14:textId="77777777" w:rsidR="001946AC" w:rsidRPr="0080798C" w:rsidRDefault="001946AC" w:rsidP="00B3571B">
      <w:pPr>
        <w:pStyle w:val="CodeBlockBPBHEB"/>
      </w:pPr>
      <w:r w:rsidRPr="0080798C">
        <w:t xml:space="preserve">  "dependsOn": [],</w:t>
      </w:r>
    </w:p>
    <w:p w14:paraId="65689C63" w14:textId="77777777" w:rsidR="001946AC" w:rsidRPr="0080798C" w:rsidRDefault="001946AC" w:rsidP="00B3571B">
      <w:pPr>
        <w:pStyle w:val="CodeBlockBPBHEB"/>
      </w:pPr>
      <w:r w:rsidRPr="0080798C">
        <w:t xml:space="preserve">  "policy": {</w:t>
      </w:r>
    </w:p>
    <w:p w14:paraId="79447DAB" w14:textId="77777777" w:rsidR="001946AC" w:rsidRPr="0080798C" w:rsidRDefault="001946AC" w:rsidP="00B3571B">
      <w:pPr>
        <w:pStyle w:val="CodeBlockBPBHEB"/>
      </w:pPr>
      <w:r w:rsidRPr="0080798C">
        <w:t xml:space="preserve">    "timeout": "7.00:00:00",</w:t>
      </w:r>
    </w:p>
    <w:p w14:paraId="5396050D" w14:textId="77777777" w:rsidR="001946AC" w:rsidRPr="0080798C" w:rsidRDefault="001946AC" w:rsidP="00B3571B">
      <w:pPr>
        <w:pStyle w:val="CodeBlockBPBHEB"/>
      </w:pPr>
      <w:r w:rsidRPr="0080798C">
        <w:t xml:space="preserve">    "retry": 1</w:t>
      </w:r>
    </w:p>
    <w:p w14:paraId="3D4CAE59" w14:textId="77777777" w:rsidR="001946AC" w:rsidRPr="0080798C" w:rsidRDefault="001946AC" w:rsidP="00B3571B">
      <w:pPr>
        <w:pStyle w:val="CodeBlockBPBHEB"/>
      </w:pPr>
      <w:r w:rsidRPr="0080798C">
        <w:t xml:space="preserve">  },</w:t>
      </w:r>
    </w:p>
    <w:p w14:paraId="41C95204" w14:textId="77777777" w:rsidR="001946AC" w:rsidRPr="0080798C" w:rsidRDefault="001946AC" w:rsidP="00B3571B">
      <w:pPr>
        <w:pStyle w:val="CodeBlockBPBHEB"/>
      </w:pPr>
      <w:r w:rsidRPr="0080798C">
        <w:t xml:space="preserve">  "typeProperties": {</w:t>
      </w:r>
    </w:p>
    <w:p w14:paraId="635C3A71" w14:textId="483974E2" w:rsidR="001946AC" w:rsidRPr="0080798C" w:rsidRDefault="001946AC" w:rsidP="00B3571B">
      <w:pPr>
        <w:pStyle w:val="CodeBlockBPBHEB"/>
      </w:pPr>
      <w:r w:rsidRPr="0080798C">
        <w:t xml:space="preserve">    "</w:t>
      </w:r>
      <w:r w:rsidR="00FF6F8E">
        <w:t>Notebook</w:t>
      </w:r>
      <w:r w:rsidRPr="0080798C">
        <w:t>Path": "/Shared/transform_users",</w:t>
      </w:r>
    </w:p>
    <w:p w14:paraId="643AFCD5" w14:textId="77777777" w:rsidR="001946AC" w:rsidRPr="0080798C" w:rsidRDefault="001946AC" w:rsidP="00B3571B">
      <w:pPr>
        <w:pStyle w:val="CodeBlockBPBHEB"/>
      </w:pPr>
      <w:r w:rsidRPr="0080798C">
        <w:t xml:space="preserve">    "baseParameters": {</w:t>
      </w:r>
    </w:p>
    <w:p w14:paraId="460253EA" w14:textId="108B156F" w:rsidR="001946AC" w:rsidRPr="0080798C" w:rsidRDefault="001946AC" w:rsidP="00B3571B">
      <w:pPr>
        <w:pStyle w:val="CodeBlockBPBHEB"/>
      </w:pPr>
      <w:r w:rsidRPr="0080798C">
        <w:t xml:space="preserve">      "inputPath": "abfss://raw@</w:t>
      </w:r>
      <w:r w:rsidR="00410C60" w:rsidRPr="00B3571B">
        <w:t>stgazdeci</w:t>
      </w:r>
      <w:r w:rsidRPr="0080798C">
        <w:t>.dfs.core.windows.net/users/",</w:t>
      </w:r>
    </w:p>
    <w:p w14:paraId="625A1E5C" w14:textId="1ECC7474" w:rsidR="001946AC" w:rsidRPr="0080798C" w:rsidRDefault="001946AC" w:rsidP="00B3571B">
      <w:pPr>
        <w:pStyle w:val="CodeBlockBPBHEB"/>
      </w:pPr>
      <w:r w:rsidRPr="0080798C">
        <w:t xml:space="preserve">      "outputPath": "abfss://silver</w:t>
      </w:r>
      <w:r w:rsidR="00410C60" w:rsidRPr="00B3571B">
        <w:t>@stgazdeci</w:t>
      </w:r>
      <w:r w:rsidRPr="0080798C">
        <w:t>.dfs.core.windows.net/</w:t>
      </w:r>
      <w:r w:rsidR="00410C60" w:rsidRPr="0080798C">
        <w:t>cleaned_</w:t>
      </w:r>
      <w:r w:rsidRPr="0080798C">
        <w:t>users/"</w:t>
      </w:r>
    </w:p>
    <w:p w14:paraId="364B8DE8" w14:textId="77777777" w:rsidR="001946AC" w:rsidRPr="0080798C" w:rsidRDefault="001946AC" w:rsidP="00B3571B">
      <w:pPr>
        <w:pStyle w:val="CodeBlockBPBHEB"/>
      </w:pPr>
      <w:r w:rsidRPr="0080798C">
        <w:t xml:space="preserve">    }</w:t>
      </w:r>
    </w:p>
    <w:p w14:paraId="0B8FD8FF" w14:textId="77777777" w:rsidR="001946AC" w:rsidRPr="0080798C" w:rsidRDefault="001946AC" w:rsidP="00B3571B">
      <w:pPr>
        <w:pStyle w:val="CodeBlockBPBHEB"/>
      </w:pPr>
      <w:r w:rsidRPr="0080798C">
        <w:t xml:space="preserve">  },</w:t>
      </w:r>
    </w:p>
    <w:p w14:paraId="28846EB4" w14:textId="77777777" w:rsidR="001946AC" w:rsidRPr="0080798C" w:rsidRDefault="001946AC" w:rsidP="00B3571B">
      <w:pPr>
        <w:pStyle w:val="CodeBlockBPBHEB"/>
      </w:pPr>
      <w:r w:rsidRPr="0080798C">
        <w:t xml:space="preserve">  "linkedServiceName": {</w:t>
      </w:r>
    </w:p>
    <w:p w14:paraId="7B97AE7A" w14:textId="77777777" w:rsidR="001946AC" w:rsidRPr="0080798C" w:rsidRDefault="001946AC" w:rsidP="00B3571B">
      <w:pPr>
        <w:pStyle w:val="CodeBlockBPBHEB"/>
      </w:pPr>
      <w:r w:rsidRPr="0080798C">
        <w:t xml:space="preserve">    "referenceName": "AzureDatabricksLS",</w:t>
      </w:r>
    </w:p>
    <w:p w14:paraId="050D7C47" w14:textId="77777777" w:rsidR="001946AC" w:rsidRPr="0080798C" w:rsidRDefault="001946AC" w:rsidP="00B3571B">
      <w:pPr>
        <w:pStyle w:val="CodeBlockBPBHEB"/>
      </w:pPr>
      <w:r w:rsidRPr="0080798C">
        <w:t xml:space="preserve">    "type": "LinkedServiceReference"</w:t>
      </w:r>
    </w:p>
    <w:p w14:paraId="7165704E" w14:textId="77777777" w:rsidR="001946AC" w:rsidRPr="0080798C" w:rsidRDefault="001946AC" w:rsidP="00B3571B">
      <w:pPr>
        <w:pStyle w:val="CodeBlockBPBHEB"/>
      </w:pPr>
      <w:r w:rsidRPr="0080798C">
        <w:t xml:space="preserve">  }</w:t>
      </w:r>
    </w:p>
    <w:p w14:paraId="29D725A6" w14:textId="16106807" w:rsidR="001946AC" w:rsidRPr="0080798C" w:rsidRDefault="001946AC" w:rsidP="00B3571B">
      <w:pPr>
        <w:pStyle w:val="CodeBlockBPBHEB"/>
      </w:pPr>
      <w:r w:rsidRPr="0080798C">
        <w:t>}</w:t>
      </w:r>
    </w:p>
    <w:p w14:paraId="037D7F3D" w14:textId="77777777" w:rsidR="001946AC" w:rsidRDefault="001946AC" w:rsidP="001946AC">
      <w:pPr>
        <w:pStyle w:val="NormalBPBHEB"/>
        <w:rPr>
          <w:lang w:val="en-IN"/>
        </w:rPr>
      </w:pPr>
    </w:p>
    <w:p w14:paraId="52E93D8A" w14:textId="181EA6B0" w:rsidR="001946AC" w:rsidRPr="00736AFA" w:rsidRDefault="001946AC" w:rsidP="00B91F21">
      <w:pPr>
        <w:pStyle w:val="NormalBPBHEB"/>
      </w:pPr>
      <w:r w:rsidRPr="00736AFA">
        <w:t xml:space="preserve">This JSON fragment illustrates how ADF pipelines can pass parameters to a Databricks </w:t>
      </w:r>
      <w:r w:rsidR="00FF6F8E">
        <w:t>Notebook</w:t>
      </w:r>
      <w:r w:rsidRPr="00736AFA">
        <w:t xml:space="preserve">, making the orchestration </w:t>
      </w:r>
      <w:r w:rsidRPr="00736AFA">
        <w:rPr>
          <w:i/>
          <w:iCs/>
        </w:rPr>
        <w:t>dynamic and reusable</w:t>
      </w:r>
      <w:r w:rsidRPr="00736AFA">
        <w:t>.</w:t>
      </w:r>
    </w:p>
    <w:p w14:paraId="3A2A58B3" w14:textId="0087019C" w:rsidR="001946AC" w:rsidRDefault="001946AC" w:rsidP="00B91F21">
      <w:pPr>
        <w:pStyle w:val="NormalBPBHEB"/>
      </w:pPr>
      <w:r w:rsidRPr="00736AFA">
        <w:t>Bottom line:</w:t>
      </w:r>
      <w:r w:rsidRPr="00FD54E9">
        <w:t xml:space="preserve"> With ADF orchestrating and Databricks transforming, organizations can design end-to-end, cloud-native data pipelines that are both powerful and manageable.</w:t>
      </w:r>
    </w:p>
    <w:p w14:paraId="2B2573B2" w14:textId="77777777" w:rsidR="00B91F21" w:rsidRPr="00FD54E9" w:rsidRDefault="00B91F21" w:rsidP="00B91F21">
      <w:pPr>
        <w:pStyle w:val="NormalBPBHEB"/>
      </w:pPr>
    </w:p>
    <w:p w14:paraId="1D691BAD" w14:textId="560DF336" w:rsidR="000466F2" w:rsidRPr="000466F2" w:rsidRDefault="000466F2" w:rsidP="00FD54E9">
      <w:pPr>
        <w:pStyle w:val="Heading2BPBHEB"/>
        <w:rPr>
          <w:lang w:val="en-IN"/>
        </w:rPr>
      </w:pPr>
      <w:r w:rsidRPr="000466F2">
        <w:rPr>
          <w:lang w:val="en-IN"/>
        </w:rPr>
        <w:t xml:space="preserve">Azure Synapse </w:t>
      </w:r>
      <w:ins w:id="124" w:author="Aditi Singha" w:date="2026-05-25T16:09:00Z" w16du:dateUtc="2026-05-25T10:39:00Z">
        <w:r w:rsidR="003052F9">
          <w:rPr>
            <w:lang w:val="en-IN"/>
          </w:rPr>
          <w:t>a</w:t>
        </w:r>
      </w:ins>
      <w:del w:id="125" w:author="Aditi Singha" w:date="2026-05-25T16:09:00Z" w16du:dateUtc="2026-05-25T10:39:00Z">
        <w:r w:rsidRPr="000466F2" w:rsidDel="003052F9">
          <w:rPr>
            <w:lang w:val="en-IN"/>
          </w:rPr>
          <w:delText>A</w:delText>
        </w:r>
      </w:del>
      <w:r w:rsidRPr="000466F2">
        <w:rPr>
          <w:lang w:val="en-IN"/>
        </w:rPr>
        <w:t>nalytics</w:t>
      </w:r>
    </w:p>
    <w:p w14:paraId="6457862D" w14:textId="77C3CBD6" w:rsidR="000466F2" w:rsidRPr="000948AD" w:rsidRDefault="000466F2" w:rsidP="00B91F21">
      <w:pPr>
        <w:pStyle w:val="NormalBPBHEB"/>
      </w:pPr>
      <w:r w:rsidRPr="00736AFA">
        <w:t>Databricks excels at large-scale transformations and advanced processing, while Synapse is designed for serving relational queries at scale. The integration allows organizations to prepare data in Databricks and deliver it to Synapse for BI consumption, reporting, or downstream applications.</w:t>
      </w:r>
      <w:del w:id="126" w:author="Aditi Singha" w:date="2026-05-25T16:09:00Z" w16du:dateUtc="2026-05-25T10:39:00Z">
        <w:r w:rsidR="00B91F21" w:rsidDel="003052F9">
          <w:delText xml:space="preserve"> </w:delText>
        </w:r>
      </w:del>
    </w:p>
    <w:p w14:paraId="0CC34D62" w14:textId="5E80C15B" w:rsidR="000466F2" w:rsidRPr="000466F2" w:rsidRDefault="000466F2">
      <w:pPr>
        <w:pStyle w:val="NormalBPBHEB"/>
        <w:numPr>
          <w:ilvl w:val="0"/>
          <w:numId w:val="8"/>
        </w:numPr>
        <w:rPr>
          <w:lang w:val="en-IN"/>
        </w:rPr>
      </w:pPr>
      <w:r w:rsidRPr="000466F2">
        <w:rPr>
          <w:b/>
          <w:bCs/>
          <w:lang w:val="en-IN"/>
        </w:rPr>
        <w:t xml:space="preserve">Typical </w:t>
      </w:r>
      <w:r w:rsidR="003052F9" w:rsidRPr="000466F2">
        <w:rPr>
          <w:b/>
          <w:bCs/>
          <w:lang w:val="en-IN"/>
        </w:rPr>
        <w:t>flow</w:t>
      </w:r>
      <w:r w:rsidRPr="000466F2">
        <w:rPr>
          <w:b/>
          <w:bCs/>
          <w:lang w:val="en-IN"/>
        </w:rPr>
        <w:t>:</w:t>
      </w:r>
      <w:r w:rsidRPr="000466F2">
        <w:rPr>
          <w:lang w:val="en-IN"/>
        </w:rPr>
        <w:t xml:space="preserve"> Curated Delta tables in Databricks are written into Synapse using the native connector (.write.synapsesql). Synapse then exposes these tables to business analysts via SQL queries.</w:t>
      </w:r>
    </w:p>
    <w:p w14:paraId="3B7C64B2" w14:textId="5017B869" w:rsidR="000466F2" w:rsidRPr="000466F2" w:rsidRDefault="000466F2">
      <w:pPr>
        <w:pStyle w:val="NormalBPBHEB"/>
        <w:numPr>
          <w:ilvl w:val="0"/>
          <w:numId w:val="8"/>
        </w:numPr>
        <w:rPr>
          <w:lang w:val="en-IN"/>
        </w:rPr>
      </w:pPr>
      <w:r w:rsidRPr="000466F2">
        <w:rPr>
          <w:b/>
          <w:bCs/>
          <w:lang w:val="en-IN"/>
        </w:rPr>
        <w:t xml:space="preserve">Reverse </w:t>
      </w:r>
      <w:r w:rsidR="003052F9" w:rsidRPr="000466F2">
        <w:rPr>
          <w:b/>
          <w:bCs/>
          <w:lang w:val="en-IN"/>
        </w:rPr>
        <w:t>flow</w:t>
      </w:r>
      <w:r w:rsidRPr="000466F2">
        <w:rPr>
          <w:b/>
          <w:bCs/>
          <w:lang w:val="en-IN"/>
        </w:rPr>
        <w:t>:</w:t>
      </w:r>
      <w:r w:rsidRPr="000466F2">
        <w:rPr>
          <w:lang w:val="en-IN"/>
        </w:rPr>
        <w:t xml:space="preserve"> Synapse datasets can also be ingested into Databricks for complex transformations that go beyond T-SQL.</w:t>
      </w:r>
    </w:p>
    <w:p w14:paraId="30172522" w14:textId="067EA0DF" w:rsidR="000466F2" w:rsidRPr="000948AD" w:rsidRDefault="000466F2" w:rsidP="00C86FF3">
      <w:pPr>
        <w:pStyle w:val="NormalBPBHEB"/>
      </w:pPr>
      <w:r w:rsidRPr="003052F9">
        <w:rPr>
          <w:b/>
          <w:bCs/>
          <w:rPrChange w:id="127" w:author="Aditi Singha" w:date="2026-05-25T16:09:00Z" w16du:dateUtc="2026-05-25T10:39:00Z">
            <w:rPr/>
          </w:rPrChange>
        </w:rPr>
        <w:t xml:space="preserve">Strategic </w:t>
      </w:r>
      <w:r w:rsidR="00C86FF3" w:rsidRPr="003052F9">
        <w:rPr>
          <w:b/>
          <w:bCs/>
          <w:rPrChange w:id="128" w:author="Aditi Singha" w:date="2026-05-25T16:09:00Z" w16du:dateUtc="2026-05-25T10:39:00Z">
            <w:rPr/>
          </w:rPrChange>
        </w:rPr>
        <w:t>value</w:t>
      </w:r>
      <w:r w:rsidRPr="000948AD">
        <w:t>: This combination bridges the big data and relational analytics worlds, ensuring each persona</w:t>
      </w:r>
      <w:r w:rsidR="00B91F21" w:rsidRPr="000948AD">
        <w:t>,</w:t>
      </w:r>
      <w:r w:rsidRPr="000948AD">
        <w:t xml:space="preserve"> data engineers, SQL developers, </w:t>
      </w:r>
      <w:r w:rsidR="00B91F21" w:rsidRPr="000948AD">
        <w:t xml:space="preserve">and </w:t>
      </w:r>
      <w:r w:rsidRPr="000948AD">
        <w:t>BI analysts</w:t>
      </w:r>
      <w:r w:rsidR="00B91F21" w:rsidRPr="000948AD">
        <w:t>,</w:t>
      </w:r>
      <w:r w:rsidRPr="000948AD">
        <w:t xml:space="preserve"> works in their comfort zone without data silos.</w:t>
      </w:r>
    </w:p>
    <w:p w14:paraId="601492CA" w14:textId="77777777" w:rsidR="00B91F21" w:rsidRDefault="00B91F21" w:rsidP="00DF4C7A">
      <w:pPr>
        <w:pStyle w:val="NormalBPBHEB"/>
        <w:rPr>
          <w:lang w:val="en-IN"/>
        </w:rPr>
      </w:pPr>
    </w:p>
    <w:p w14:paraId="467DC8A4" w14:textId="77777777" w:rsidR="000466F2" w:rsidRPr="000466F2" w:rsidRDefault="000466F2" w:rsidP="000948AD">
      <w:pPr>
        <w:pStyle w:val="Heading2BPBHEB"/>
        <w:rPr>
          <w:lang w:val="en-IN"/>
        </w:rPr>
      </w:pPr>
      <w:r w:rsidRPr="000466F2">
        <w:rPr>
          <w:lang w:val="en-IN"/>
        </w:rPr>
        <w:t>Power BI</w:t>
      </w:r>
    </w:p>
    <w:p w14:paraId="62871950" w14:textId="742AE9B6" w:rsidR="000466F2" w:rsidRPr="00B218D3" w:rsidRDefault="000466F2" w:rsidP="00B91F21">
      <w:pPr>
        <w:pStyle w:val="NormalBPBHEB"/>
      </w:pPr>
      <w:r w:rsidRPr="000948AD">
        <w:t>Power BI is the natural front-end for most Azure-based analytics ecosystems. When connected to Databricks, it becomes the visualization layer</w:t>
      </w:r>
      <w:r w:rsidRPr="00FD54E9">
        <w:t xml:space="preserve"> for the lakehouse.</w:t>
      </w:r>
      <w:r w:rsidR="00592A57">
        <w:t xml:space="preserve"> </w:t>
      </w:r>
      <w:r w:rsidR="00592A57" w:rsidRPr="00B218D3">
        <w:t>Power BI connects to Databricks through multiple consumption modes</w:t>
      </w:r>
      <w:r w:rsidR="00B218D3">
        <w:t>, as follows:</w:t>
      </w:r>
    </w:p>
    <w:p w14:paraId="73E2F4D1" w14:textId="4A9289A8" w:rsidR="000466F2" w:rsidRPr="00FD54E9" w:rsidRDefault="000466F2">
      <w:pPr>
        <w:pStyle w:val="NormalBPBHEB"/>
        <w:numPr>
          <w:ilvl w:val="0"/>
          <w:numId w:val="33"/>
        </w:numPr>
        <w:rPr>
          <w:b/>
          <w:bCs/>
        </w:rPr>
      </w:pPr>
      <w:r w:rsidRPr="00FD54E9">
        <w:rPr>
          <w:b/>
          <w:bCs/>
        </w:rPr>
        <w:t xml:space="preserve">Connection </w:t>
      </w:r>
      <w:r w:rsidR="00C86FF3">
        <w:rPr>
          <w:b/>
          <w:bCs/>
        </w:rPr>
        <w:t>m</w:t>
      </w:r>
      <w:r w:rsidR="00C86FF3" w:rsidRPr="00FD54E9">
        <w:rPr>
          <w:b/>
          <w:bCs/>
        </w:rPr>
        <w:t>odes</w:t>
      </w:r>
      <w:r w:rsidRPr="00FD54E9">
        <w:rPr>
          <w:b/>
          <w:bCs/>
        </w:rPr>
        <w:t>:</w:t>
      </w:r>
    </w:p>
    <w:p w14:paraId="64D6DF33" w14:textId="075F1844" w:rsidR="000466F2" w:rsidRPr="00FD54E9" w:rsidRDefault="000466F2">
      <w:pPr>
        <w:pStyle w:val="NormalBPBHEB"/>
        <w:numPr>
          <w:ilvl w:val="1"/>
          <w:numId w:val="33"/>
        </w:numPr>
      </w:pPr>
      <w:r w:rsidRPr="00FD54E9">
        <w:rPr>
          <w:b/>
          <w:bCs/>
        </w:rPr>
        <w:t>DirectQuery</w:t>
      </w:r>
      <w:r w:rsidR="00B91F21" w:rsidRPr="00FD54E9">
        <w:rPr>
          <w:rFonts w:ascii="Times New Roman" w:hAnsi="Times New Roman" w:cs="Times New Roman"/>
          <w:b/>
          <w:bCs/>
        </w:rPr>
        <w:t>:</w:t>
      </w:r>
      <w:r w:rsidRPr="00FD54E9">
        <w:t xml:space="preserve"> real-time queries against Databricks SQL </w:t>
      </w:r>
      <w:del w:id="129" w:author="Saaimithra Pragadeesh" w:date="2026-05-15T06:24:00Z" w16du:dateUtc="2026-05-15T00:54:00Z">
        <w:r w:rsidRPr="00FD54E9" w:rsidDel="00310FFC">
          <w:delText>Endpoints</w:delText>
        </w:r>
      </w:del>
      <w:ins w:id="130" w:author="Saaimithra Pragadeesh" w:date="2026-05-15T06:24:00Z" w16du:dateUtc="2026-05-15T00:54:00Z">
        <w:r w:rsidR="00310FFC">
          <w:t>Warehouses</w:t>
        </w:r>
      </w:ins>
      <w:r w:rsidRPr="00FD54E9">
        <w:t>.</w:t>
      </w:r>
    </w:p>
    <w:p w14:paraId="223D8950" w14:textId="71E259E3" w:rsidR="000466F2" w:rsidRPr="00FD54E9" w:rsidRDefault="000466F2">
      <w:pPr>
        <w:pStyle w:val="NormalBPBHEB"/>
        <w:numPr>
          <w:ilvl w:val="1"/>
          <w:numId w:val="33"/>
        </w:numPr>
      </w:pPr>
      <w:r w:rsidRPr="00FD54E9">
        <w:rPr>
          <w:b/>
          <w:bCs/>
        </w:rPr>
        <w:t>Import</w:t>
      </w:r>
      <w:r w:rsidR="00B91F21" w:rsidRPr="00FD54E9">
        <w:rPr>
          <w:rFonts w:ascii="Times New Roman" w:hAnsi="Times New Roman" w:cs="Times New Roman"/>
          <w:b/>
          <w:bCs/>
        </w:rPr>
        <w:t>:</w:t>
      </w:r>
      <w:r w:rsidRPr="00FD54E9">
        <w:t xml:space="preserve"> cached models for faster reporting.</w:t>
      </w:r>
    </w:p>
    <w:p w14:paraId="2DC9771D" w14:textId="2F191FB6" w:rsidR="000466F2" w:rsidRPr="00FD54E9" w:rsidRDefault="000466F2">
      <w:pPr>
        <w:pStyle w:val="NormalBPBHEB"/>
        <w:numPr>
          <w:ilvl w:val="1"/>
          <w:numId w:val="33"/>
        </w:numPr>
      </w:pPr>
      <w:r w:rsidRPr="00FD54E9">
        <w:rPr>
          <w:b/>
          <w:bCs/>
        </w:rPr>
        <w:t>Hybrid</w:t>
      </w:r>
      <w:r w:rsidR="00B91F21" w:rsidRPr="00FD54E9">
        <w:rPr>
          <w:rFonts w:ascii="Times New Roman" w:hAnsi="Times New Roman" w:cs="Times New Roman"/>
          <w:b/>
          <w:bCs/>
        </w:rPr>
        <w:t>:</w:t>
      </w:r>
      <w:r w:rsidRPr="00FD54E9">
        <w:t xml:space="preserve"> mix of both for performance and freshness.</w:t>
      </w:r>
    </w:p>
    <w:p w14:paraId="24EB5E17" w14:textId="423FDC6C" w:rsidR="000466F2" w:rsidRPr="00FD54E9" w:rsidRDefault="000466F2">
      <w:pPr>
        <w:pStyle w:val="NormalBPBHEB"/>
        <w:numPr>
          <w:ilvl w:val="0"/>
          <w:numId w:val="33"/>
        </w:numPr>
      </w:pPr>
      <w:r w:rsidRPr="00FD54E9">
        <w:rPr>
          <w:b/>
          <w:bCs/>
        </w:rPr>
        <w:t xml:space="preserve">Best </w:t>
      </w:r>
      <w:r w:rsidR="00B91F21">
        <w:rPr>
          <w:b/>
          <w:bCs/>
        </w:rPr>
        <w:t>p</w:t>
      </w:r>
      <w:r w:rsidR="00B91F21" w:rsidRPr="00FD54E9">
        <w:rPr>
          <w:b/>
          <w:bCs/>
        </w:rPr>
        <w:t>ractice</w:t>
      </w:r>
      <w:r w:rsidRPr="00FD54E9">
        <w:rPr>
          <w:b/>
          <w:bCs/>
        </w:rPr>
        <w:t>:</w:t>
      </w:r>
      <w:r w:rsidRPr="00FD54E9">
        <w:t xml:space="preserve"> Always use Databricks SQL </w:t>
      </w:r>
      <w:ins w:id="131" w:author="Saaimithra Pragadeesh" w:date="2026-05-15T06:24:00Z" w16du:dateUtc="2026-05-15T00:54:00Z">
        <w:r w:rsidR="00310FFC">
          <w:t xml:space="preserve">Warehouses </w:t>
        </w:r>
      </w:ins>
      <w:del w:id="132" w:author="Saaimithra Pragadeesh" w:date="2026-05-15T06:24:00Z" w16du:dateUtc="2026-05-15T00:54:00Z">
        <w:r w:rsidRPr="00FD54E9" w:rsidDel="00310FFC">
          <w:delText xml:space="preserve">Endpoints </w:delText>
        </w:r>
      </w:del>
      <w:r w:rsidRPr="00FD54E9">
        <w:t xml:space="preserve">instead of pointing Power BI directly at interactive clusters, as SQL </w:t>
      </w:r>
      <w:ins w:id="133" w:author="Saaimithra Pragadeesh" w:date="2026-05-15T06:24:00Z" w16du:dateUtc="2026-05-15T00:54:00Z">
        <w:r w:rsidR="00310FFC">
          <w:t xml:space="preserve">Warehouses </w:t>
        </w:r>
      </w:ins>
      <w:del w:id="134" w:author="Saaimithra Pragadeesh" w:date="2026-05-15T06:24:00Z" w16du:dateUtc="2026-05-15T00:54:00Z">
        <w:r w:rsidRPr="00FD54E9" w:rsidDel="00310FFC">
          <w:delText xml:space="preserve">Endpoints </w:delText>
        </w:r>
      </w:del>
      <w:r w:rsidRPr="00FD54E9">
        <w:t>are optimized for BI traffic.</w:t>
      </w:r>
    </w:p>
    <w:p w14:paraId="2B7F7BC9" w14:textId="32FEF9C2" w:rsidR="000466F2" w:rsidRDefault="000466F2" w:rsidP="00B91F21">
      <w:pPr>
        <w:pStyle w:val="NormalBPBHEB"/>
      </w:pPr>
      <w:r w:rsidRPr="003052F9">
        <w:rPr>
          <w:b/>
          <w:bCs/>
          <w:rPrChange w:id="135" w:author="Aditi Singha" w:date="2026-05-25T16:09:00Z" w16du:dateUtc="2026-05-25T10:39:00Z">
            <w:rPr/>
          </w:rPrChange>
        </w:rPr>
        <w:t xml:space="preserve">Strategic </w:t>
      </w:r>
      <w:r w:rsidR="00C86FF3" w:rsidRPr="003052F9">
        <w:rPr>
          <w:b/>
          <w:bCs/>
          <w:rPrChange w:id="136" w:author="Aditi Singha" w:date="2026-05-25T16:09:00Z" w16du:dateUtc="2026-05-25T10:39:00Z">
            <w:rPr/>
          </w:rPrChange>
        </w:rPr>
        <w:t>value</w:t>
      </w:r>
      <w:r w:rsidRPr="00FD54E9">
        <w:t>: This integration democratizes access, giving business teams self-service analytics on top of the lakehouse without needing Spark knowledge.</w:t>
      </w:r>
    </w:p>
    <w:p w14:paraId="14A09C73" w14:textId="77777777" w:rsidR="00C86FF3" w:rsidRPr="00FD54E9" w:rsidRDefault="00C86FF3" w:rsidP="00B91F21">
      <w:pPr>
        <w:pStyle w:val="NormalBPBHEB"/>
      </w:pPr>
    </w:p>
    <w:p w14:paraId="7733FB02" w14:textId="77777777" w:rsidR="000466F2" w:rsidRPr="00FD54E9" w:rsidRDefault="000466F2" w:rsidP="00FD54E9">
      <w:pPr>
        <w:pStyle w:val="Heading2BPBHEB"/>
        <w:rPr>
          <w:b w:val="0"/>
        </w:rPr>
      </w:pPr>
      <w:r w:rsidRPr="00FD54E9">
        <w:t>Event Hubs and IoT Hub</w:t>
      </w:r>
    </w:p>
    <w:p w14:paraId="20317ABB" w14:textId="2589C236" w:rsidR="000466F2" w:rsidRPr="00B218D3" w:rsidRDefault="000466F2" w:rsidP="00C86FF3">
      <w:pPr>
        <w:pStyle w:val="NormalBPBHEB"/>
      </w:pPr>
      <w:r w:rsidRPr="000948AD">
        <w:t>Modern enterprises often deal with data in motion</w:t>
      </w:r>
      <w:r w:rsidR="00B218D3">
        <w:t xml:space="preserve">, such as </w:t>
      </w:r>
      <w:r w:rsidRPr="000948AD">
        <w:t xml:space="preserve">telemetry from connected devices, application logs, or user activity streams. Azure Event Hubs and IoT Hub act as ingestion </w:t>
      </w:r>
      <w:r w:rsidRPr="000948AD">
        <w:lastRenderedPageBreak/>
        <w:t>services for such streaming data, and Databricks provides the stream processing engine.</w:t>
      </w:r>
      <w:r w:rsidR="00C86FF3">
        <w:t xml:space="preserve"> </w:t>
      </w:r>
      <w:r w:rsidR="00592A57" w:rsidRPr="00B218D3">
        <w:t>This integration establishes a streaming ingestion and processing layer for data in motion.</w:t>
      </w:r>
    </w:p>
    <w:p w14:paraId="253E2D47" w14:textId="32C433D6" w:rsidR="000466F2" w:rsidRPr="000948AD" w:rsidRDefault="000466F2">
      <w:pPr>
        <w:pStyle w:val="NormalBPBHEB"/>
        <w:numPr>
          <w:ilvl w:val="0"/>
          <w:numId w:val="34"/>
        </w:numPr>
      </w:pPr>
      <w:r w:rsidRPr="000948AD">
        <w:rPr>
          <w:b/>
          <w:bCs/>
        </w:rPr>
        <w:t xml:space="preserve">How </w:t>
      </w:r>
      <w:r w:rsidR="00C86FF3" w:rsidRPr="00C86FF3">
        <w:rPr>
          <w:b/>
          <w:bCs/>
        </w:rPr>
        <w:t>it wo</w:t>
      </w:r>
      <w:r w:rsidRPr="000948AD">
        <w:rPr>
          <w:b/>
          <w:bCs/>
        </w:rPr>
        <w:t>rks</w:t>
      </w:r>
      <w:r w:rsidRPr="00B218D3">
        <w:t>:</w:t>
      </w:r>
      <w:r w:rsidRPr="000948AD">
        <w:t xml:space="preserve"> Spark Structured Streaming or Delta Live Tables can consume messages from Event Hubs or IoT Hub in near real time.</w:t>
      </w:r>
    </w:p>
    <w:p w14:paraId="5D5BD25C" w14:textId="61D53F31" w:rsidR="000466F2" w:rsidRPr="000948AD" w:rsidRDefault="000466F2">
      <w:pPr>
        <w:pStyle w:val="NormalBPBHEB"/>
        <w:numPr>
          <w:ilvl w:val="0"/>
          <w:numId w:val="34"/>
        </w:numPr>
      </w:pPr>
      <w:r w:rsidRPr="000948AD">
        <w:rPr>
          <w:b/>
          <w:bCs/>
        </w:rPr>
        <w:t xml:space="preserve">Use </w:t>
      </w:r>
      <w:r w:rsidR="00C86FF3">
        <w:rPr>
          <w:b/>
          <w:bCs/>
        </w:rPr>
        <w:t>c</w:t>
      </w:r>
      <w:r w:rsidR="00C86FF3" w:rsidRPr="000948AD">
        <w:rPr>
          <w:b/>
          <w:bCs/>
        </w:rPr>
        <w:t>ases</w:t>
      </w:r>
      <w:r w:rsidRPr="00B218D3">
        <w:t>:</w:t>
      </w:r>
      <w:r w:rsidRPr="000948AD">
        <w:t xml:space="preserve"> Fraud detection, anomaly monitoring, personalization engines, connected vehicle analytics.</w:t>
      </w:r>
    </w:p>
    <w:p w14:paraId="26A1FDE6" w14:textId="4CE61769" w:rsidR="000466F2" w:rsidRDefault="000466F2">
      <w:pPr>
        <w:pStyle w:val="NormalBPBHEB"/>
        <w:numPr>
          <w:ilvl w:val="0"/>
          <w:numId w:val="34"/>
        </w:numPr>
      </w:pPr>
      <w:r w:rsidRPr="000948AD">
        <w:rPr>
          <w:b/>
          <w:bCs/>
        </w:rPr>
        <w:t xml:space="preserve">Strategic </w:t>
      </w:r>
      <w:r w:rsidR="00C86FF3">
        <w:rPr>
          <w:b/>
          <w:bCs/>
        </w:rPr>
        <w:t>v</w:t>
      </w:r>
      <w:r w:rsidR="00C86FF3" w:rsidRPr="000948AD">
        <w:rPr>
          <w:b/>
          <w:bCs/>
        </w:rPr>
        <w:t>alue</w:t>
      </w:r>
      <w:r w:rsidRPr="00B218D3">
        <w:t xml:space="preserve">: </w:t>
      </w:r>
      <w:r w:rsidRPr="000948AD">
        <w:t>This unlocks real-time intelligence instead of relying purely on batch pipelines, enabling faster decision-making and responsive applications.</w:t>
      </w:r>
    </w:p>
    <w:p w14:paraId="48BE4D02" w14:textId="77777777" w:rsidR="00C86FF3" w:rsidRPr="000948AD" w:rsidRDefault="00C86FF3" w:rsidP="00C86FF3">
      <w:pPr>
        <w:pStyle w:val="NormalBPBHEB"/>
      </w:pPr>
    </w:p>
    <w:p w14:paraId="5F555AC8" w14:textId="00AEA43E" w:rsidR="00345B17" w:rsidRPr="00345B17" w:rsidRDefault="00345B17" w:rsidP="000948AD">
      <w:pPr>
        <w:pStyle w:val="Heading2BPBHEB"/>
        <w:rPr>
          <w:lang w:val="en-IN"/>
        </w:rPr>
      </w:pPr>
      <w:r w:rsidRPr="00345B17">
        <w:rPr>
          <w:lang w:val="en-IN"/>
        </w:rPr>
        <w:t>Azure Machine Learning</w:t>
      </w:r>
    </w:p>
    <w:p w14:paraId="68888611" w14:textId="2187EE9C" w:rsidR="00345B17" w:rsidRPr="00B218D3" w:rsidRDefault="00345B17" w:rsidP="00C86FF3">
      <w:pPr>
        <w:pStyle w:val="NormalBPBHEB"/>
      </w:pPr>
      <w:r w:rsidRPr="000948AD">
        <w:t xml:space="preserve">Databricks is often the feature engineering workbench, while </w:t>
      </w:r>
      <w:r w:rsidRPr="000948AD">
        <w:rPr>
          <w:b/>
          <w:bCs/>
        </w:rPr>
        <w:t>Azure</w:t>
      </w:r>
      <w:r w:rsidR="00C86FF3" w:rsidRPr="000948AD">
        <w:rPr>
          <w:b/>
          <w:bCs/>
        </w:rPr>
        <w:t xml:space="preserve"> Machine Learning</w:t>
      </w:r>
      <w:r w:rsidR="00C86FF3">
        <w:t xml:space="preserve"> (</w:t>
      </w:r>
      <w:r w:rsidR="00C86FF3" w:rsidRPr="000948AD">
        <w:rPr>
          <w:b/>
          <w:bCs/>
        </w:rPr>
        <w:t>Azure</w:t>
      </w:r>
      <w:r w:rsidRPr="000948AD">
        <w:rPr>
          <w:b/>
          <w:bCs/>
        </w:rPr>
        <w:t xml:space="preserve"> ML</w:t>
      </w:r>
      <w:r w:rsidR="00C86FF3">
        <w:t>)</w:t>
      </w:r>
      <w:r w:rsidRPr="000948AD">
        <w:t xml:space="preserve"> specializes in model training, deployment, and governance. Together, they create an end-to-end machine learning lifecycle.</w:t>
      </w:r>
      <w:r w:rsidR="00592A57">
        <w:t xml:space="preserve"> </w:t>
      </w:r>
      <w:r w:rsidR="00592A57" w:rsidRPr="00B218D3">
        <w:t>The integration can be understood through the following workflow</w:t>
      </w:r>
      <w:r w:rsidR="00B218D3">
        <w:t>:</w:t>
      </w:r>
    </w:p>
    <w:p w14:paraId="588C2B17" w14:textId="77777777" w:rsidR="00345B17" w:rsidRPr="000948AD" w:rsidRDefault="00345B17">
      <w:pPr>
        <w:pStyle w:val="NormalBPBHEB"/>
        <w:numPr>
          <w:ilvl w:val="0"/>
          <w:numId w:val="35"/>
        </w:numPr>
      </w:pPr>
      <w:r w:rsidRPr="000948AD">
        <w:t>Databricks prepares and curates features in Delta tables or a feature store.</w:t>
      </w:r>
    </w:p>
    <w:p w14:paraId="145E074C" w14:textId="77777777" w:rsidR="00345B17" w:rsidRPr="000948AD" w:rsidRDefault="00345B17">
      <w:pPr>
        <w:pStyle w:val="NormalBPBHEB"/>
        <w:numPr>
          <w:ilvl w:val="0"/>
          <w:numId w:val="35"/>
        </w:numPr>
      </w:pPr>
      <w:r w:rsidRPr="000948AD">
        <w:t>Azure ML consumes these features for training experiments, model tuning, and deployment to managed endpoints.</w:t>
      </w:r>
    </w:p>
    <w:p w14:paraId="764A9E56" w14:textId="77777777" w:rsidR="00345B17" w:rsidRPr="000948AD" w:rsidRDefault="00345B17">
      <w:pPr>
        <w:pStyle w:val="NormalBPBHEB"/>
        <w:numPr>
          <w:ilvl w:val="0"/>
          <w:numId w:val="35"/>
        </w:numPr>
      </w:pPr>
      <w:r w:rsidRPr="000948AD">
        <w:t>Predictions can flow back into Databricks for scoring or downstream analytics.</w:t>
      </w:r>
    </w:p>
    <w:p w14:paraId="27A93E22" w14:textId="46DF8CFB" w:rsidR="00345B17" w:rsidRDefault="00345B17" w:rsidP="00C86FF3">
      <w:pPr>
        <w:pStyle w:val="NormalBPBHEB"/>
      </w:pPr>
      <w:r w:rsidRPr="00B218D3">
        <w:rPr>
          <w:b/>
          <w:bCs/>
        </w:rPr>
        <w:t xml:space="preserve">Strategic </w:t>
      </w:r>
      <w:r w:rsidR="00C86FF3" w:rsidRPr="00B218D3">
        <w:rPr>
          <w:b/>
          <w:bCs/>
        </w:rPr>
        <w:t>value</w:t>
      </w:r>
      <w:r w:rsidRPr="000948AD">
        <w:t>: By combining Databricks’ data capabilities with Azure ML’s operationalization features, enterprises achieve scalable AI pipelines with proper governance and reproducibility.</w:t>
      </w:r>
    </w:p>
    <w:p w14:paraId="4D39A92B" w14:textId="77777777" w:rsidR="00C86FF3" w:rsidRPr="000948AD" w:rsidRDefault="00C86FF3" w:rsidP="00C86FF3">
      <w:pPr>
        <w:pStyle w:val="NormalBPBHEB"/>
      </w:pPr>
    </w:p>
    <w:p w14:paraId="371141B3" w14:textId="77777777" w:rsidR="00345B17" w:rsidRPr="00345B17" w:rsidRDefault="00345B17" w:rsidP="000948AD">
      <w:pPr>
        <w:pStyle w:val="Heading2BPBHEB"/>
        <w:rPr>
          <w:lang w:val="en-IN"/>
        </w:rPr>
      </w:pPr>
      <w:r w:rsidRPr="00345B17">
        <w:rPr>
          <w:lang w:val="en-IN"/>
        </w:rPr>
        <w:t>Azure Key Vault</w:t>
      </w:r>
    </w:p>
    <w:p w14:paraId="2C12479F" w14:textId="16ABF668" w:rsidR="00345B17" w:rsidRPr="00B218D3" w:rsidRDefault="00345B17" w:rsidP="00B218D3">
      <w:pPr>
        <w:pStyle w:val="NormalBPBHEB"/>
      </w:pPr>
      <w:r w:rsidRPr="000948AD">
        <w:t xml:space="preserve">Security is at the heart of enterprise adoption. Instead of hardcoding credentials in </w:t>
      </w:r>
      <w:r w:rsidR="00FF6F8E">
        <w:t>Notebook</w:t>
      </w:r>
      <w:r w:rsidRPr="000948AD">
        <w:t>s, Databricks integrates natively with Azure Key Vault to retrieve secrets at runtime.</w:t>
      </w:r>
      <w:r w:rsidR="00C86FF3">
        <w:t xml:space="preserve"> </w:t>
      </w:r>
      <w:r w:rsidR="006447D6" w:rsidRPr="00B218D3">
        <w:t>The following points outline the practical usage and strategic value of integrating Azure Key Vault with Databricks</w:t>
      </w:r>
      <w:r w:rsidR="00B218D3">
        <w:t>:</w:t>
      </w:r>
    </w:p>
    <w:p w14:paraId="54525F33" w14:textId="5B496799" w:rsidR="00345B17" w:rsidRPr="000948AD" w:rsidRDefault="00345B17">
      <w:pPr>
        <w:pStyle w:val="NormalBPBHEB"/>
        <w:numPr>
          <w:ilvl w:val="0"/>
          <w:numId w:val="36"/>
        </w:numPr>
      </w:pPr>
      <w:r w:rsidRPr="000948AD">
        <w:rPr>
          <w:b/>
          <w:bCs/>
        </w:rPr>
        <w:t xml:space="preserve">Practical </w:t>
      </w:r>
      <w:r w:rsidR="00C86FF3" w:rsidRPr="000948AD">
        <w:rPr>
          <w:b/>
          <w:bCs/>
        </w:rPr>
        <w:t>use</w:t>
      </w:r>
      <w:r w:rsidRPr="000948AD">
        <w:rPr>
          <w:b/>
          <w:bCs/>
        </w:rPr>
        <w:t>:</w:t>
      </w:r>
      <w:r w:rsidRPr="000948AD">
        <w:t xml:space="preserve"> Create a Databricks secrets scope backed by Key Vault, and reference secrets securely when connecting to databases or APIs.</w:t>
      </w:r>
    </w:p>
    <w:p w14:paraId="771B0975" w14:textId="2A1848D4" w:rsidR="00345B17" w:rsidRDefault="00345B17">
      <w:pPr>
        <w:pStyle w:val="NormalBPBHEB"/>
        <w:numPr>
          <w:ilvl w:val="0"/>
          <w:numId w:val="36"/>
        </w:numPr>
      </w:pPr>
      <w:r w:rsidRPr="000948AD">
        <w:rPr>
          <w:b/>
          <w:bCs/>
        </w:rPr>
        <w:t xml:space="preserve">Strategic </w:t>
      </w:r>
      <w:r w:rsidR="00C86FF3">
        <w:rPr>
          <w:b/>
          <w:bCs/>
        </w:rPr>
        <w:t>v</w:t>
      </w:r>
      <w:r w:rsidR="00C86FF3" w:rsidRPr="000948AD">
        <w:rPr>
          <w:b/>
          <w:bCs/>
        </w:rPr>
        <w:t>alue</w:t>
      </w:r>
      <w:r w:rsidRPr="000948AD">
        <w:rPr>
          <w:b/>
          <w:bCs/>
        </w:rPr>
        <w:t>:</w:t>
      </w:r>
      <w:r w:rsidRPr="000948AD">
        <w:t xml:space="preserve"> This enables secure, compliant pipelines while maintaining developer productivity, crucial for regulated industries like finance and healthcare.</w:t>
      </w:r>
    </w:p>
    <w:p w14:paraId="3B24FBDF" w14:textId="77777777" w:rsidR="00C86FF3" w:rsidRPr="000948AD" w:rsidRDefault="00C86FF3" w:rsidP="00C86FF3">
      <w:pPr>
        <w:pStyle w:val="NormalBPBHEB"/>
      </w:pPr>
    </w:p>
    <w:p w14:paraId="16DEC70B" w14:textId="77777777" w:rsidR="00345B17" w:rsidRPr="00345B17" w:rsidRDefault="00345B17" w:rsidP="000948AD">
      <w:pPr>
        <w:pStyle w:val="Heading2BPBHEB"/>
        <w:rPr>
          <w:lang w:val="en-IN"/>
        </w:rPr>
      </w:pPr>
      <w:r w:rsidRPr="00345B17">
        <w:rPr>
          <w:lang w:val="en-IN"/>
        </w:rPr>
        <w:t>Microsoft Purview</w:t>
      </w:r>
    </w:p>
    <w:p w14:paraId="687B815F" w14:textId="723467E3" w:rsidR="009D0DD5" w:rsidRPr="00B218D3" w:rsidRDefault="009D0DD5" w:rsidP="00345B17">
      <w:pPr>
        <w:pStyle w:val="NormalBPBHEB"/>
        <w:rPr>
          <w:lang w:val="en-IN"/>
        </w:rPr>
      </w:pPr>
      <w:r w:rsidRPr="00B218D3">
        <w:lastRenderedPageBreak/>
        <w:t>While Unity Catalog provides fine-grained governance and access control within Databricks, Microsoft Purview extends governance beyond the workspace by enabling enterprise-wide discovery, lineage, and compliance visibility. The following points summarize how Purview complements Unity Catalog across capabilities, enterprise impact, and strategic value</w:t>
      </w:r>
      <w:r w:rsidR="00B218D3">
        <w:t>:</w:t>
      </w:r>
    </w:p>
    <w:p w14:paraId="790FB43A" w14:textId="77777777" w:rsidR="00345B17" w:rsidRPr="00345B17" w:rsidRDefault="00345B17">
      <w:pPr>
        <w:pStyle w:val="NormalBPBHEB"/>
        <w:numPr>
          <w:ilvl w:val="0"/>
          <w:numId w:val="9"/>
        </w:numPr>
        <w:rPr>
          <w:lang w:val="en-IN"/>
        </w:rPr>
      </w:pPr>
      <w:r w:rsidRPr="00345B17">
        <w:rPr>
          <w:b/>
          <w:bCs/>
          <w:lang w:val="en-IN"/>
        </w:rPr>
        <w:t>Capabilities:</w:t>
      </w:r>
      <w:r w:rsidRPr="00345B17">
        <w:rPr>
          <w:lang w:val="en-IN"/>
        </w:rPr>
        <w:t xml:space="preserve"> Searchable catalog of assets, data lineage across pipelines, automated classification of sensitive data.</w:t>
      </w:r>
    </w:p>
    <w:p w14:paraId="6A82107A" w14:textId="078464FE" w:rsidR="00345B17" w:rsidRPr="00345B17" w:rsidRDefault="00345B17">
      <w:pPr>
        <w:pStyle w:val="NormalBPBHEB"/>
        <w:numPr>
          <w:ilvl w:val="0"/>
          <w:numId w:val="9"/>
        </w:numPr>
        <w:rPr>
          <w:lang w:val="en-IN"/>
        </w:rPr>
      </w:pPr>
      <w:r w:rsidRPr="00345B17">
        <w:rPr>
          <w:b/>
          <w:bCs/>
          <w:lang w:val="en-IN"/>
        </w:rPr>
        <w:t xml:space="preserve">Enterprise </w:t>
      </w:r>
      <w:r w:rsidR="00C86FF3">
        <w:rPr>
          <w:b/>
          <w:bCs/>
          <w:lang w:val="en-IN"/>
        </w:rPr>
        <w:t>i</w:t>
      </w:r>
      <w:r w:rsidR="00C86FF3" w:rsidRPr="00345B17">
        <w:rPr>
          <w:b/>
          <w:bCs/>
          <w:lang w:val="en-IN"/>
        </w:rPr>
        <w:t>mpact</w:t>
      </w:r>
      <w:r w:rsidRPr="00345B17">
        <w:rPr>
          <w:b/>
          <w:bCs/>
          <w:lang w:val="en-IN"/>
        </w:rPr>
        <w:t>:</w:t>
      </w:r>
      <w:r w:rsidRPr="00345B17">
        <w:rPr>
          <w:lang w:val="en-IN"/>
        </w:rPr>
        <w:t xml:space="preserve"> Makes it easier for compliance teams to monitor usage, and for analysts to discover and trust the right datasets.</w:t>
      </w:r>
    </w:p>
    <w:p w14:paraId="1ABEF875" w14:textId="3183C472" w:rsidR="00345B17" w:rsidRDefault="00345B17">
      <w:pPr>
        <w:pStyle w:val="NormalBPBHEB"/>
        <w:numPr>
          <w:ilvl w:val="0"/>
          <w:numId w:val="9"/>
        </w:numPr>
        <w:rPr>
          <w:lang w:val="en-IN"/>
        </w:rPr>
      </w:pPr>
      <w:r w:rsidRPr="00345B17">
        <w:rPr>
          <w:b/>
          <w:bCs/>
          <w:lang w:val="en-IN"/>
        </w:rPr>
        <w:t xml:space="preserve">Strategic </w:t>
      </w:r>
      <w:r w:rsidR="009D0DD5">
        <w:rPr>
          <w:b/>
          <w:bCs/>
          <w:lang w:val="en-IN"/>
        </w:rPr>
        <w:t>v</w:t>
      </w:r>
      <w:r w:rsidRPr="00345B17">
        <w:rPr>
          <w:b/>
          <w:bCs/>
          <w:lang w:val="en-IN"/>
        </w:rPr>
        <w:t>alue:</w:t>
      </w:r>
      <w:r w:rsidRPr="00345B17">
        <w:rPr>
          <w:lang w:val="en-IN"/>
        </w:rPr>
        <w:t xml:space="preserve"> This transforms the lakehouse from a potential </w:t>
      </w:r>
      <w:r w:rsidRPr="009D0DD5">
        <w:rPr>
          <w:i/>
          <w:iCs/>
          <w:lang w:val="en-IN"/>
        </w:rPr>
        <w:t>data swamp</w:t>
      </w:r>
      <w:r w:rsidRPr="00345B17">
        <w:rPr>
          <w:lang w:val="en-IN"/>
        </w:rPr>
        <w:t xml:space="preserve"> into a </w:t>
      </w:r>
      <w:r w:rsidRPr="003052F9">
        <w:rPr>
          <w:lang w:val="en-IN"/>
          <w:rPrChange w:id="137" w:author="Aditi Singha" w:date="2026-05-25T16:10:00Z" w16du:dateUtc="2026-05-25T10:40:00Z">
            <w:rPr>
              <w:b/>
              <w:bCs/>
              <w:lang w:val="en-IN"/>
            </w:rPr>
          </w:rPrChange>
        </w:rPr>
        <w:t>governed, discoverable ecosystem</w:t>
      </w:r>
      <w:r w:rsidRPr="003052F9">
        <w:rPr>
          <w:lang w:val="en-IN"/>
        </w:rPr>
        <w:t>,</w:t>
      </w:r>
      <w:r w:rsidRPr="00345B17">
        <w:rPr>
          <w:lang w:val="en-IN"/>
        </w:rPr>
        <w:t xml:space="preserve"> aligning with data privacy and compliance mandates.</w:t>
      </w:r>
    </w:p>
    <w:p w14:paraId="2F24446D" w14:textId="77777777" w:rsidR="00C86FF3" w:rsidRPr="001A1452" w:rsidRDefault="00C86FF3" w:rsidP="00C86FF3">
      <w:pPr>
        <w:pStyle w:val="NormalBPBHEB"/>
      </w:pPr>
    </w:p>
    <w:p w14:paraId="6BDDCA9A" w14:textId="1B84AF15" w:rsidR="00180AAE" w:rsidRPr="00180AAE" w:rsidRDefault="001A1452" w:rsidP="00B218D3">
      <w:pPr>
        <w:pStyle w:val="Heading1BPBHEB"/>
        <w:jc w:val="both"/>
        <w:rPr>
          <w:lang w:val="en-IN"/>
        </w:rPr>
      </w:pPr>
      <w:r>
        <w:rPr>
          <w:lang w:val="en-IN"/>
        </w:rPr>
        <w:t>Unifie</w:t>
      </w:r>
      <w:r w:rsidR="00040ED5">
        <w:rPr>
          <w:lang w:val="en-IN"/>
        </w:rPr>
        <w:t>d</w:t>
      </w:r>
      <w:r>
        <w:rPr>
          <w:lang w:val="en-IN"/>
        </w:rPr>
        <w:t xml:space="preserve"> i</w:t>
      </w:r>
      <w:r w:rsidR="00180AAE" w:rsidRPr="00180AAE">
        <w:rPr>
          <w:lang w:val="en-IN"/>
        </w:rPr>
        <w:t xml:space="preserve">ntegrations </w:t>
      </w:r>
      <w:r>
        <w:rPr>
          <w:lang w:val="en-IN"/>
        </w:rPr>
        <w:t xml:space="preserve">with </w:t>
      </w:r>
      <w:r w:rsidR="00180AAE" w:rsidRPr="00180AAE">
        <w:rPr>
          <w:lang w:val="en-IN"/>
        </w:rPr>
        <w:t>Medallion Architecture</w:t>
      </w:r>
    </w:p>
    <w:p w14:paraId="36B271CD" w14:textId="77777777" w:rsidR="00180AAE" w:rsidRPr="001A1452" w:rsidRDefault="00180AAE" w:rsidP="00C86FF3">
      <w:pPr>
        <w:pStyle w:val="NormalBPBHEB"/>
      </w:pPr>
      <w:r w:rsidRPr="001A1452">
        <w:t>The real strength of Databricks lies not only in its own capabilities but in how it interoperates across the Azure ecosystem. By connecting with Synapse, Power BI, Event Hubs, Azure ML, Key Vault, and Purview, Databricks becomes the central nervous system of modern data and AI. These integrations ensure that data is processed efficiently, secured, governed, analyzed, and operationalized to drive business outcomes.</w:t>
      </w:r>
    </w:p>
    <w:p w14:paraId="680DB4EE" w14:textId="49AC5EB7" w:rsidR="00180AAE" w:rsidRDefault="00180AAE" w:rsidP="00C86FF3">
      <w:pPr>
        <w:pStyle w:val="NormalBPBHEB"/>
      </w:pPr>
      <w:r w:rsidRPr="001A1452">
        <w:t>To operationalize these integrations in a scalable and structured way, many organizations adopt the Medallion Architecture. This layered approach organizes data pipelines into bronze, silver, and gold tiers, aligning Azure services and Databricks capabilities across ingestion, transformation, and consumption. Each layer not only serves a technical function but also delivers strategic value, from raw data capture to business-ready insights.</w:t>
      </w:r>
    </w:p>
    <w:p w14:paraId="5212AE19" w14:textId="77777777" w:rsidR="00C86FF3" w:rsidRPr="007E0397" w:rsidRDefault="00C86FF3" w:rsidP="00C86FF3">
      <w:pPr>
        <w:pStyle w:val="NormalBPBHEB"/>
      </w:pPr>
    </w:p>
    <w:p w14:paraId="5E327956" w14:textId="3762A5EF" w:rsidR="007E3BFA" w:rsidRDefault="00C86FF3" w:rsidP="00C86FF3">
      <w:pPr>
        <w:pStyle w:val="Heading2BPBHEB"/>
        <w:rPr>
          <w:lang w:val="en-IN"/>
        </w:rPr>
      </w:pPr>
      <w:r w:rsidRPr="007E3BFA">
        <w:rPr>
          <w:lang w:val="en-IN"/>
        </w:rPr>
        <w:t xml:space="preserve">Tools typically used across </w:t>
      </w:r>
      <w:r>
        <w:rPr>
          <w:lang w:val="en-IN"/>
        </w:rPr>
        <w:t>M</w:t>
      </w:r>
      <w:r w:rsidRPr="007E3BFA">
        <w:rPr>
          <w:lang w:val="en-IN"/>
        </w:rPr>
        <w:t>edallion layers</w:t>
      </w:r>
    </w:p>
    <w:p w14:paraId="394680E0" w14:textId="2FB5162F" w:rsidR="00C86FF3" w:rsidRPr="00B218D3" w:rsidRDefault="001D3301" w:rsidP="00C86FF3">
      <w:pPr>
        <w:pStyle w:val="NormalBPBHEB"/>
        <w:rPr>
          <w:lang w:val="en-IN"/>
        </w:rPr>
      </w:pPr>
      <w:r w:rsidRPr="00B218D3">
        <w:t xml:space="preserve">The tools commonly used across the Medallion layers are summarized in the </w:t>
      </w:r>
      <w:r w:rsidR="00B218D3">
        <w:t xml:space="preserve">following </w:t>
      </w:r>
      <w:r w:rsidRPr="00B218D3">
        <w:t>table</w:t>
      </w:r>
      <w:r w:rsidR="00B218D3">
        <w:t>:</w:t>
      </w:r>
    </w:p>
    <w:tbl>
      <w:tblPr>
        <w:tblStyle w:val="TableGrid"/>
        <w:tblW w:w="0" w:type="auto"/>
        <w:jc w:val="center"/>
        <w:tblLook w:val="04A0" w:firstRow="1" w:lastRow="0" w:firstColumn="1" w:lastColumn="0" w:noHBand="0" w:noVBand="1"/>
        <w:tblPrChange w:id="138" w:author="Saaimithra Pragadeesh" w:date="2026-05-16T19:54:00Z" w16du:dateUtc="2026-05-16T14:24:00Z">
          <w:tblPr>
            <w:tblStyle w:val="TableGrid"/>
            <w:tblW w:w="0" w:type="auto"/>
            <w:jc w:val="center"/>
            <w:tblLook w:val="04A0" w:firstRow="1" w:lastRow="0" w:firstColumn="1" w:lastColumn="0" w:noHBand="0" w:noVBand="1"/>
          </w:tblPr>
        </w:tblPrChange>
      </w:tblPr>
      <w:tblGrid>
        <w:gridCol w:w="1186"/>
        <w:gridCol w:w="1446"/>
        <w:gridCol w:w="1485"/>
        <w:gridCol w:w="1547"/>
        <w:gridCol w:w="1444"/>
        <w:gridCol w:w="1908"/>
        <w:tblGridChange w:id="139">
          <w:tblGrid>
            <w:gridCol w:w="1186"/>
            <w:gridCol w:w="1446"/>
            <w:gridCol w:w="1485"/>
            <w:gridCol w:w="1547"/>
            <w:gridCol w:w="1444"/>
            <w:gridCol w:w="1908"/>
          </w:tblGrid>
        </w:tblGridChange>
      </w:tblGrid>
      <w:tr w:rsidR="00C86FF3" w:rsidRPr="00C86FF3" w14:paraId="249F013B" w14:textId="77777777" w:rsidTr="00184083">
        <w:trPr>
          <w:tblHeader/>
          <w:jc w:val="center"/>
          <w:trPrChange w:id="140" w:author="Saaimithra Pragadeesh" w:date="2026-05-16T19:54:00Z" w16du:dateUtc="2026-05-16T14:24:00Z">
            <w:trPr>
              <w:jc w:val="center"/>
            </w:trPr>
          </w:trPrChange>
        </w:trPr>
        <w:tc>
          <w:tcPr>
            <w:tcW w:w="806" w:type="dxa"/>
            <w:hideMark/>
            <w:tcPrChange w:id="141" w:author="Saaimithra Pragadeesh" w:date="2026-05-16T19:54:00Z" w16du:dateUtc="2026-05-16T14:24:00Z">
              <w:tcPr>
                <w:tcW w:w="806" w:type="dxa"/>
                <w:hideMark/>
              </w:tcPr>
            </w:tcPrChange>
          </w:tcPr>
          <w:p w14:paraId="336B8D52" w14:textId="7BE3275F" w:rsidR="00180AAE" w:rsidRPr="007E0397" w:rsidRDefault="00C86FF3">
            <w:pPr>
              <w:pStyle w:val="NormalBPBHEB"/>
              <w:jc w:val="center"/>
              <w:rPr>
                <w:b/>
                <w:bCs/>
              </w:rPr>
              <w:pPrChange w:id="142" w:author="Aditi Singha" w:date="2026-05-25T16:10:00Z" w16du:dateUtc="2026-05-25T10:40:00Z">
                <w:pPr>
                  <w:pStyle w:val="NormalBPBHEB"/>
                </w:pPr>
              </w:pPrChange>
            </w:pPr>
            <w:r w:rsidRPr="00C86FF3">
              <w:rPr>
                <w:b/>
                <w:bCs/>
              </w:rPr>
              <w:lastRenderedPageBreak/>
              <w:t>Layer</w:t>
            </w:r>
          </w:p>
        </w:tc>
        <w:tc>
          <w:tcPr>
            <w:tcW w:w="1387" w:type="dxa"/>
            <w:hideMark/>
            <w:tcPrChange w:id="143" w:author="Saaimithra Pragadeesh" w:date="2026-05-16T19:54:00Z" w16du:dateUtc="2026-05-16T14:24:00Z">
              <w:tcPr>
                <w:tcW w:w="1387" w:type="dxa"/>
                <w:hideMark/>
              </w:tcPr>
            </w:tcPrChange>
          </w:tcPr>
          <w:p w14:paraId="40194ADF" w14:textId="0F6A7CA1" w:rsidR="00180AAE" w:rsidRPr="007E0397" w:rsidRDefault="00C86FF3">
            <w:pPr>
              <w:pStyle w:val="NormalBPBHEB"/>
              <w:jc w:val="center"/>
              <w:rPr>
                <w:b/>
                <w:bCs/>
              </w:rPr>
              <w:pPrChange w:id="144" w:author="Aditi Singha" w:date="2026-05-25T16:10:00Z" w16du:dateUtc="2026-05-25T10:40:00Z">
                <w:pPr>
                  <w:pStyle w:val="NormalBPBHEB"/>
                </w:pPr>
              </w:pPrChange>
            </w:pPr>
            <w:r w:rsidRPr="00C86FF3">
              <w:rPr>
                <w:b/>
                <w:bCs/>
              </w:rPr>
              <w:t>Purpose</w:t>
            </w:r>
          </w:p>
        </w:tc>
        <w:tc>
          <w:tcPr>
            <w:tcW w:w="1530" w:type="dxa"/>
            <w:hideMark/>
            <w:tcPrChange w:id="145" w:author="Saaimithra Pragadeesh" w:date="2026-05-16T19:54:00Z" w16du:dateUtc="2026-05-16T14:24:00Z">
              <w:tcPr>
                <w:tcW w:w="1530" w:type="dxa"/>
                <w:hideMark/>
              </w:tcPr>
            </w:tcPrChange>
          </w:tcPr>
          <w:p w14:paraId="255A1CD0" w14:textId="2CACA5A7" w:rsidR="00180AAE" w:rsidRPr="007E0397" w:rsidRDefault="00C86FF3">
            <w:pPr>
              <w:pStyle w:val="NormalBPBHEB"/>
              <w:jc w:val="center"/>
              <w:rPr>
                <w:b/>
                <w:bCs/>
              </w:rPr>
              <w:pPrChange w:id="146" w:author="Aditi Singha" w:date="2026-05-25T16:10:00Z" w16du:dateUtc="2026-05-25T10:40:00Z">
                <w:pPr>
                  <w:pStyle w:val="NormalBPBHEB"/>
                </w:pPr>
              </w:pPrChange>
            </w:pPr>
            <w:r w:rsidRPr="00C86FF3">
              <w:rPr>
                <w:b/>
                <w:bCs/>
              </w:rPr>
              <w:t>Common data sources</w:t>
            </w:r>
          </w:p>
        </w:tc>
        <w:tc>
          <w:tcPr>
            <w:tcW w:w="1671" w:type="dxa"/>
            <w:hideMark/>
            <w:tcPrChange w:id="147" w:author="Saaimithra Pragadeesh" w:date="2026-05-16T19:54:00Z" w16du:dateUtc="2026-05-16T14:24:00Z">
              <w:tcPr>
                <w:tcW w:w="1671" w:type="dxa"/>
                <w:hideMark/>
              </w:tcPr>
            </w:tcPrChange>
          </w:tcPr>
          <w:p w14:paraId="0D101C33" w14:textId="5E848ABA" w:rsidR="00180AAE" w:rsidRPr="007E0397" w:rsidRDefault="00C86FF3">
            <w:pPr>
              <w:pStyle w:val="NormalBPBHEB"/>
              <w:jc w:val="center"/>
              <w:rPr>
                <w:b/>
                <w:bCs/>
              </w:rPr>
              <w:pPrChange w:id="148" w:author="Aditi Singha" w:date="2026-05-25T16:10:00Z" w16du:dateUtc="2026-05-25T10:40:00Z">
                <w:pPr>
                  <w:pStyle w:val="NormalBPBHEB"/>
                </w:pPr>
              </w:pPrChange>
            </w:pPr>
            <w:r w:rsidRPr="00C86FF3">
              <w:rPr>
                <w:b/>
                <w:bCs/>
              </w:rPr>
              <w:t xml:space="preserve">Primary </w:t>
            </w:r>
            <w:r>
              <w:rPr>
                <w:b/>
                <w:bCs/>
              </w:rPr>
              <w:t>tools or services</w:t>
            </w:r>
          </w:p>
        </w:tc>
        <w:tc>
          <w:tcPr>
            <w:tcW w:w="1396" w:type="dxa"/>
            <w:hideMark/>
            <w:tcPrChange w:id="149" w:author="Saaimithra Pragadeesh" w:date="2026-05-16T19:54:00Z" w16du:dateUtc="2026-05-16T14:24:00Z">
              <w:tcPr>
                <w:tcW w:w="1396" w:type="dxa"/>
                <w:hideMark/>
              </w:tcPr>
            </w:tcPrChange>
          </w:tcPr>
          <w:p w14:paraId="3E1692B1" w14:textId="1DCAF7A9" w:rsidR="00180AAE" w:rsidRPr="007E0397" w:rsidRDefault="00C86FF3">
            <w:pPr>
              <w:pStyle w:val="NormalBPBHEB"/>
              <w:jc w:val="center"/>
              <w:rPr>
                <w:b/>
                <w:bCs/>
              </w:rPr>
              <w:pPrChange w:id="150" w:author="Aditi Singha" w:date="2026-05-25T16:10:00Z" w16du:dateUtc="2026-05-25T10:40:00Z">
                <w:pPr>
                  <w:pStyle w:val="NormalBPBHEB"/>
                </w:pPr>
              </w:pPrChange>
            </w:pPr>
            <w:r>
              <w:rPr>
                <w:b/>
                <w:bCs/>
              </w:rPr>
              <w:t>Output or consumers</w:t>
            </w:r>
          </w:p>
        </w:tc>
        <w:tc>
          <w:tcPr>
            <w:tcW w:w="2026" w:type="dxa"/>
            <w:hideMark/>
            <w:tcPrChange w:id="151" w:author="Saaimithra Pragadeesh" w:date="2026-05-16T19:54:00Z" w16du:dateUtc="2026-05-16T14:24:00Z">
              <w:tcPr>
                <w:tcW w:w="2026" w:type="dxa"/>
                <w:hideMark/>
              </w:tcPr>
            </w:tcPrChange>
          </w:tcPr>
          <w:p w14:paraId="030652B1" w14:textId="1939FDCD" w:rsidR="00180AAE" w:rsidRPr="007E0397" w:rsidRDefault="00C86FF3">
            <w:pPr>
              <w:pStyle w:val="NormalBPBHEB"/>
              <w:jc w:val="center"/>
              <w:rPr>
                <w:b/>
                <w:bCs/>
              </w:rPr>
              <w:pPrChange w:id="152" w:author="Aditi Singha" w:date="2026-05-25T16:10:00Z" w16du:dateUtc="2026-05-25T10:40:00Z">
                <w:pPr>
                  <w:pStyle w:val="NormalBPBHEB"/>
                </w:pPr>
              </w:pPrChange>
            </w:pPr>
            <w:r w:rsidRPr="00C86FF3">
              <w:rPr>
                <w:b/>
                <w:bCs/>
              </w:rPr>
              <w:t>Value proposition</w:t>
            </w:r>
          </w:p>
        </w:tc>
      </w:tr>
      <w:tr w:rsidR="00C86FF3" w:rsidRPr="00C86FF3" w14:paraId="04F36737" w14:textId="77777777" w:rsidTr="00184083">
        <w:trPr>
          <w:tblHeader/>
          <w:jc w:val="center"/>
          <w:trPrChange w:id="153" w:author="Saaimithra Pragadeesh" w:date="2026-05-16T19:54:00Z" w16du:dateUtc="2026-05-16T14:24:00Z">
            <w:trPr>
              <w:jc w:val="center"/>
            </w:trPr>
          </w:trPrChange>
        </w:trPr>
        <w:tc>
          <w:tcPr>
            <w:tcW w:w="806" w:type="dxa"/>
            <w:hideMark/>
            <w:tcPrChange w:id="154" w:author="Saaimithra Pragadeesh" w:date="2026-05-16T19:54:00Z" w16du:dateUtc="2026-05-16T14:24:00Z">
              <w:tcPr>
                <w:tcW w:w="806" w:type="dxa"/>
                <w:hideMark/>
              </w:tcPr>
            </w:tcPrChange>
          </w:tcPr>
          <w:p w14:paraId="02FEFF5E" w14:textId="77777777" w:rsidR="00180AAE" w:rsidRPr="007E0397" w:rsidRDefault="00180AAE" w:rsidP="007E0397">
            <w:pPr>
              <w:pStyle w:val="NormalBPBHEB"/>
            </w:pPr>
            <w:r w:rsidRPr="007E0397">
              <w:t>Bronze (Raw)</w:t>
            </w:r>
          </w:p>
        </w:tc>
        <w:tc>
          <w:tcPr>
            <w:tcW w:w="1387" w:type="dxa"/>
            <w:hideMark/>
            <w:tcPrChange w:id="155" w:author="Saaimithra Pragadeesh" w:date="2026-05-16T19:54:00Z" w16du:dateUtc="2026-05-16T14:24:00Z">
              <w:tcPr>
                <w:tcW w:w="1387" w:type="dxa"/>
                <w:hideMark/>
              </w:tcPr>
            </w:tcPrChange>
          </w:tcPr>
          <w:p w14:paraId="0B9775D8" w14:textId="77777777" w:rsidR="00180AAE" w:rsidRPr="007E0397" w:rsidRDefault="00180AAE" w:rsidP="007E0397">
            <w:pPr>
              <w:pStyle w:val="NormalBPBHEB"/>
            </w:pPr>
            <w:r w:rsidRPr="007E0397">
              <w:t>Land raw, unprocessed data exactly as it arrives</w:t>
            </w:r>
          </w:p>
        </w:tc>
        <w:tc>
          <w:tcPr>
            <w:tcW w:w="1530" w:type="dxa"/>
            <w:hideMark/>
            <w:tcPrChange w:id="156" w:author="Saaimithra Pragadeesh" w:date="2026-05-16T19:54:00Z" w16du:dateUtc="2026-05-16T14:24:00Z">
              <w:tcPr>
                <w:tcW w:w="1530" w:type="dxa"/>
                <w:hideMark/>
              </w:tcPr>
            </w:tcPrChange>
          </w:tcPr>
          <w:p w14:paraId="4C9097E4" w14:textId="77777777" w:rsidR="00180AAE" w:rsidRPr="007E0397" w:rsidRDefault="00180AAE" w:rsidP="007E0397">
            <w:pPr>
              <w:pStyle w:val="NormalBPBHEB"/>
            </w:pPr>
            <w:r w:rsidRPr="007E0397">
              <w:t>Operational DBs, APIs, IoT devices, event streams, flat files</w:t>
            </w:r>
          </w:p>
        </w:tc>
        <w:tc>
          <w:tcPr>
            <w:tcW w:w="1671" w:type="dxa"/>
            <w:hideMark/>
            <w:tcPrChange w:id="157" w:author="Saaimithra Pragadeesh" w:date="2026-05-16T19:54:00Z" w16du:dateUtc="2026-05-16T14:24:00Z">
              <w:tcPr>
                <w:tcW w:w="1671" w:type="dxa"/>
                <w:hideMark/>
              </w:tcPr>
            </w:tcPrChange>
          </w:tcPr>
          <w:p w14:paraId="473231DD" w14:textId="77777777" w:rsidR="00927C99" w:rsidRPr="007E0397" w:rsidRDefault="00180AAE" w:rsidP="007E0397">
            <w:pPr>
              <w:pStyle w:val="NormalBPBHEB"/>
            </w:pPr>
            <w:r w:rsidRPr="007E0397">
              <w:t>ADF / Synapse Pipelines (batch ingestion)</w:t>
            </w:r>
          </w:p>
          <w:p w14:paraId="1D386647" w14:textId="77777777" w:rsidR="00927C99" w:rsidRPr="007E0397" w:rsidRDefault="00180AAE" w:rsidP="007E0397">
            <w:pPr>
              <w:pStyle w:val="NormalBPBHEB"/>
            </w:pPr>
            <w:r w:rsidRPr="007E0397">
              <w:t xml:space="preserve">Event Hubs / IoT Hub (streaming ingestion) </w:t>
            </w:r>
          </w:p>
          <w:p w14:paraId="2683DE0B" w14:textId="49021E8B" w:rsidR="00927C99" w:rsidRPr="00C375B5" w:rsidRDefault="00180AAE" w:rsidP="007E0397">
            <w:pPr>
              <w:pStyle w:val="NormalBPBHEB"/>
              <w:rPr>
                <w:lang w:val="it-IT"/>
                <w:rPrChange w:id="158" w:author="Aditi Singha" w:date="2026-05-25T15:45:00Z" w16du:dateUtc="2026-05-25T10:15:00Z">
                  <w:rPr/>
                </w:rPrChange>
              </w:rPr>
            </w:pPr>
            <w:r w:rsidRPr="00C375B5">
              <w:rPr>
                <w:lang w:val="it-IT"/>
                <w:rPrChange w:id="159" w:author="Aditi Singha" w:date="2026-05-25T15:45:00Z" w16du:dateUtc="2026-05-25T10:15:00Z">
                  <w:rPr/>
                </w:rPrChange>
              </w:rPr>
              <w:t>Databricks Auto</w:t>
            </w:r>
            <w:ins w:id="160" w:author="Saaimithra Pragadeesh" w:date="2026-05-15T06:22:00Z" w16du:dateUtc="2026-05-15T00:52:00Z">
              <w:r w:rsidR="00EF4127" w:rsidRPr="00C375B5">
                <w:rPr>
                  <w:lang w:val="it-IT"/>
                  <w:rPrChange w:id="161" w:author="Aditi Singha" w:date="2026-05-25T15:45:00Z" w16du:dateUtc="2026-05-25T10:15:00Z">
                    <w:rPr/>
                  </w:rPrChange>
                </w:rPr>
                <w:t xml:space="preserve"> L</w:t>
              </w:r>
            </w:ins>
            <w:del w:id="162" w:author="Saaimithra Pragadeesh" w:date="2026-05-15T06:22:00Z" w16du:dateUtc="2026-05-15T00:52:00Z">
              <w:r w:rsidRPr="00C375B5" w:rsidDel="00EF4127">
                <w:rPr>
                  <w:lang w:val="it-IT"/>
                  <w:rPrChange w:id="163" w:author="Aditi Singha" w:date="2026-05-25T15:45:00Z" w16du:dateUtc="2026-05-25T10:15:00Z">
                    <w:rPr/>
                  </w:rPrChange>
                </w:rPr>
                <w:delText>l</w:delText>
              </w:r>
            </w:del>
            <w:r w:rsidRPr="00C375B5">
              <w:rPr>
                <w:lang w:val="it-IT"/>
                <w:rPrChange w:id="164" w:author="Aditi Singha" w:date="2026-05-25T15:45:00Z" w16du:dateUtc="2026-05-25T10:15:00Z">
                  <w:rPr/>
                </w:rPrChange>
              </w:rPr>
              <w:t>oader</w:t>
            </w:r>
          </w:p>
          <w:p w14:paraId="621FEE0B" w14:textId="268063DD" w:rsidR="00180AAE" w:rsidRPr="00C375B5" w:rsidRDefault="00180AAE" w:rsidP="007E0397">
            <w:pPr>
              <w:pStyle w:val="NormalBPBHEB"/>
              <w:rPr>
                <w:lang w:val="it-IT"/>
                <w:rPrChange w:id="165" w:author="Aditi Singha" w:date="2026-05-25T15:45:00Z" w16du:dateUtc="2026-05-25T10:15:00Z">
                  <w:rPr/>
                </w:rPrChange>
              </w:rPr>
            </w:pPr>
            <w:r w:rsidRPr="00C375B5">
              <w:rPr>
                <w:lang w:val="it-IT"/>
                <w:rPrChange w:id="166" w:author="Aditi Singha" w:date="2026-05-25T15:45:00Z" w16du:dateUtc="2026-05-25T10:15:00Z">
                  <w:rPr/>
                </w:rPrChange>
              </w:rPr>
              <w:t>Delta Lake</w:t>
            </w:r>
          </w:p>
        </w:tc>
        <w:tc>
          <w:tcPr>
            <w:tcW w:w="1396" w:type="dxa"/>
            <w:hideMark/>
            <w:tcPrChange w:id="167" w:author="Saaimithra Pragadeesh" w:date="2026-05-16T19:54:00Z" w16du:dateUtc="2026-05-16T14:24:00Z">
              <w:tcPr>
                <w:tcW w:w="1396" w:type="dxa"/>
                <w:hideMark/>
              </w:tcPr>
            </w:tcPrChange>
          </w:tcPr>
          <w:p w14:paraId="7DFBFFF2" w14:textId="77777777" w:rsidR="00180AAE" w:rsidRPr="007E0397" w:rsidRDefault="00180AAE" w:rsidP="007E0397">
            <w:pPr>
              <w:pStyle w:val="NormalBPBHEB"/>
            </w:pPr>
            <w:r w:rsidRPr="007E0397">
              <w:t>Data Engineers for raw exploration, audit trails</w:t>
            </w:r>
          </w:p>
        </w:tc>
        <w:tc>
          <w:tcPr>
            <w:tcW w:w="2026" w:type="dxa"/>
            <w:hideMark/>
            <w:tcPrChange w:id="168" w:author="Saaimithra Pragadeesh" w:date="2026-05-16T19:54:00Z" w16du:dateUtc="2026-05-16T14:24:00Z">
              <w:tcPr>
                <w:tcW w:w="2026" w:type="dxa"/>
                <w:hideMark/>
              </w:tcPr>
            </w:tcPrChange>
          </w:tcPr>
          <w:p w14:paraId="4796F2F4" w14:textId="057AA919" w:rsidR="00180AAE" w:rsidRPr="007E0397" w:rsidRDefault="00180AAE" w:rsidP="007E0397">
            <w:pPr>
              <w:pStyle w:val="NormalBPBHEB"/>
            </w:pPr>
            <w:r w:rsidRPr="007E0397">
              <w:t>Flexibility</w:t>
            </w:r>
            <w:r w:rsidR="007E0397">
              <w:t xml:space="preserve"> </w:t>
            </w:r>
            <w:r w:rsidR="00C86FF3">
              <w:t>and</w:t>
            </w:r>
            <w:r w:rsidR="00C86FF3" w:rsidRPr="007E0397">
              <w:t xml:space="preserve"> </w:t>
            </w:r>
            <w:r w:rsidRPr="007E0397">
              <w:t>Completeness: Source-of-truth preserved for reprocessing or audit</w:t>
            </w:r>
          </w:p>
        </w:tc>
      </w:tr>
      <w:tr w:rsidR="00C86FF3" w:rsidRPr="00C86FF3" w14:paraId="1D5F8FC1" w14:textId="77777777" w:rsidTr="00184083">
        <w:trPr>
          <w:tblHeader/>
          <w:jc w:val="center"/>
          <w:trPrChange w:id="169" w:author="Saaimithra Pragadeesh" w:date="2026-05-16T19:54:00Z" w16du:dateUtc="2026-05-16T14:24:00Z">
            <w:trPr>
              <w:jc w:val="center"/>
            </w:trPr>
          </w:trPrChange>
        </w:trPr>
        <w:tc>
          <w:tcPr>
            <w:tcW w:w="806" w:type="dxa"/>
            <w:hideMark/>
            <w:tcPrChange w:id="170" w:author="Saaimithra Pragadeesh" w:date="2026-05-16T19:54:00Z" w16du:dateUtc="2026-05-16T14:24:00Z">
              <w:tcPr>
                <w:tcW w:w="806" w:type="dxa"/>
                <w:hideMark/>
              </w:tcPr>
            </w:tcPrChange>
          </w:tcPr>
          <w:p w14:paraId="08CB6407" w14:textId="2BE087D6" w:rsidR="00180AAE" w:rsidRPr="007E0397" w:rsidRDefault="00180AAE" w:rsidP="007E0397">
            <w:pPr>
              <w:pStyle w:val="NormalBPBHEB"/>
            </w:pPr>
            <w:r w:rsidRPr="007E0397">
              <w:t xml:space="preserve">Silver (Cleansed </w:t>
            </w:r>
            <w:ins w:id="171" w:author="Aditi Singha" w:date="2026-05-25T16:10:00Z" w16du:dateUtc="2026-05-25T10:40:00Z">
              <w:r w:rsidR="003052F9">
                <w:t>and</w:t>
              </w:r>
            </w:ins>
            <w:del w:id="172" w:author="Aditi Singha" w:date="2026-05-25T16:10:00Z" w16du:dateUtc="2026-05-25T10:40:00Z">
              <w:r w:rsidRPr="007E0397" w:rsidDel="003052F9">
                <w:delText>&amp;</w:delText>
              </w:r>
            </w:del>
            <w:r w:rsidRPr="007E0397">
              <w:t xml:space="preserve"> Enriched)</w:t>
            </w:r>
          </w:p>
        </w:tc>
        <w:tc>
          <w:tcPr>
            <w:tcW w:w="1387" w:type="dxa"/>
            <w:hideMark/>
            <w:tcPrChange w:id="173" w:author="Saaimithra Pragadeesh" w:date="2026-05-16T19:54:00Z" w16du:dateUtc="2026-05-16T14:24:00Z">
              <w:tcPr>
                <w:tcW w:w="1387" w:type="dxa"/>
                <w:hideMark/>
              </w:tcPr>
            </w:tcPrChange>
          </w:tcPr>
          <w:p w14:paraId="7DC9191C" w14:textId="77777777" w:rsidR="00180AAE" w:rsidRPr="007E0397" w:rsidRDefault="00180AAE" w:rsidP="007E0397">
            <w:pPr>
              <w:pStyle w:val="NormalBPBHEB"/>
            </w:pPr>
            <w:r w:rsidRPr="007E0397">
              <w:t>Cleanse, standardize, deduplicate, enrich with reference data</w:t>
            </w:r>
          </w:p>
        </w:tc>
        <w:tc>
          <w:tcPr>
            <w:tcW w:w="1530" w:type="dxa"/>
            <w:hideMark/>
            <w:tcPrChange w:id="174" w:author="Saaimithra Pragadeesh" w:date="2026-05-16T19:54:00Z" w16du:dateUtc="2026-05-16T14:24:00Z">
              <w:tcPr>
                <w:tcW w:w="1530" w:type="dxa"/>
                <w:hideMark/>
              </w:tcPr>
            </w:tcPrChange>
          </w:tcPr>
          <w:p w14:paraId="26D54CB2" w14:textId="77777777" w:rsidR="00180AAE" w:rsidRPr="007E0397" w:rsidRDefault="00180AAE" w:rsidP="007E0397">
            <w:pPr>
              <w:pStyle w:val="NormalBPBHEB"/>
            </w:pPr>
            <w:r w:rsidRPr="007E0397">
              <w:t>Bronze data</w:t>
            </w:r>
          </w:p>
        </w:tc>
        <w:tc>
          <w:tcPr>
            <w:tcW w:w="1671" w:type="dxa"/>
            <w:hideMark/>
            <w:tcPrChange w:id="175" w:author="Saaimithra Pragadeesh" w:date="2026-05-16T19:54:00Z" w16du:dateUtc="2026-05-16T14:24:00Z">
              <w:tcPr>
                <w:tcW w:w="1671" w:type="dxa"/>
                <w:hideMark/>
              </w:tcPr>
            </w:tcPrChange>
          </w:tcPr>
          <w:p w14:paraId="340097B1" w14:textId="77777777" w:rsidR="00927C99" w:rsidRPr="007E0397" w:rsidRDefault="00180AAE" w:rsidP="007E0397">
            <w:pPr>
              <w:pStyle w:val="NormalBPBHEB"/>
            </w:pPr>
            <w:r w:rsidRPr="007E0397">
              <w:t>Databricks (PySpark, SQL, Delta Live Tables)</w:t>
            </w:r>
          </w:p>
          <w:p w14:paraId="482A7DA5" w14:textId="77777777" w:rsidR="00927C99" w:rsidRPr="007E0397" w:rsidRDefault="00180AAE" w:rsidP="007E0397">
            <w:pPr>
              <w:pStyle w:val="NormalBPBHEB"/>
            </w:pPr>
            <w:r w:rsidRPr="007E0397">
              <w:t>Delta Lake</w:t>
            </w:r>
          </w:p>
          <w:p w14:paraId="5FEC1683" w14:textId="0F97A891" w:rsidR="00180AAE" w:rsidRPr="007E0397" w:rsidRDefault="00180AAE" w:rsidP="007E0397">
            <w:pPr>
              <w:pStyle w:val="NormalBPBHEB"/>
            </w:pPr>
            <w:r w:rsidRPr="007E0397">
              <w:t>Azure Key Vault</w:t>
            </w:r>
          </w:p>
        </w:tc>
        <w:tc>
          <w:tcPr>
            <w:tcW w:w="1396" w:type="dxa"/>
            <w:hideMark/>
            <w:tcPrChange w:id="176" w:author="Saaimithra Pragadeesh" w:date="2026-05-16T19:54:00Z" w16du:dateUtc="2026-05-16T14:24:00Z">
              <w:tcPr>
                <w:tcW w:w="1396" w:type="dxa"/>
                <w:hideMark/>
              </w:tcPr>
            </w:tcPrChange>
          </w:tcPr>
          <w:p w14:paraId="7F289539" w14:textId="5421B255" w:rsidR="00180AAE" w:rsidRPr="007E0397" w:rsidRDefault="00180AAE" w:rsidP="007E0397">
            <w:pPr>
              <w:pStyle w:val="NormalBPBHEB"/>
            </w:pPr>
            <w:r w:rsidRPr="007E0397">
              <w:t xml:space="preserve">Analysts, ML engineers, </w:t>
            </w:r>
            <w:r w:rsidR="00C86FF3">
              <w:t xml:space="preserve">and </w:t>
            </w:r>
            <w:r w:rsidRPr="007E0397">
              <w:t>downstream Gold pipelines</w:t>
            </w:r>
          </w:p>
        </w:tc>
        <w:tc>
          <w:tcPr>
            <w:tcW w:w="2026" w:type="dxa"/>
            <w:hideMark/>
            <w:tcPrChange w:id="177" w:author="Saaimithra Pragadeesh" w:date="2026-05-16T19:54:00Z" w16du:dateUtc="2026-05-16T14:24:00Z">
              <w:tcPr>
                <w:tcW w:w="2026" w:type="dxa"/>
                <w:hideMark/>
              </w:tcPr>
            </w:tcPrChange>
          </w:tcPr>
          <w:p w14:paraId="52F1B2A7" w14:textId="3970EDA9" w:rsidR="00180AAE" w:rsidRPr="007E0397" w:rsidRDefault="00180AAE" w:rsidP="007E0397">
            <w:pPr>
              <w:pStyle w:val="NormalBPBHEB"/>
            </w:pPr>
            <w:r w:rsidRPr="007E0397">
              <w:t xml:space="preserve">Reliability </w:t>
            </w:r>
            <w:r w:rsidR="00C86FF3">
              <w:t>and</w:t>
            </w:r>
            <w:r w:rsidR="00C86FF3" w:rsidRPr="007E0397">
              <w:t xml:space="preserve"> </w:t>
            </w:r>
            <w:r w:rsidRPr="007E0397">
              <w:t>Consistency: Trusted, accurate, structured data</w:t>
            </w:r>
          </w:p>
        </w:tc>
      </w:tr>
      <w:tr w:rsidR="00C86FF3" w:rsidRPr="00C86FF3" w14:paraId="61BB1842" w14:textId="77777777" w:rsidTr="00184083">
        <w:trPr>
          <w:tblHeader/>
          <w:jc w:val="center"/>
          <w:trPrChange w:id="178" w:author="Saaimithra Pragadeesh" w:date="2026-05-16T19:54:00Z" w16du:dateUtc="2026-05-16T14:24:00Z">
            <w:trPr>
              <w:jc w:val="center"/>
            </w:trPr>
          </w:trPrChange>
        </w:trPr>
        <w:tc>
          <w:tcPr>
            <w:tcW w:w="806" w:type="dxa"/>
            <w:hideMark/>
            <w:tcPrChange w:id="179" w:author="Saaimithra Pragadeesh" w:date="2026-05-16T19:54:00Z" w16du:dateUtc="2026-05-16T14:24:00Z">
              <w:tcPr>
                <w:tcW w:w="806" w:type="dxa"/>
                <w:hideMark/>
              </w:tcPr>
            </w:tcPrChange>
          </w:tcPr>
          <w:p w14:paraId="761AA5D8" w14:textId="77777777" w:rsidR="00180AAE" w:rsidRPr="007E0397" w:rsidRDefault="00180AAE" w:rsidP="007E0397">
            <w:pPr>
              <w:pStyle w:val="NormalBPBHEB"/>
            </w:pPr>
            <w:r w:rsidRPr="007E0397">
              <w:t>Gold (Curated / Business-Level)</w:t>
            </w:r>
          </w:p>
        </w:tc>
        <w:tc>
          <w:tcPr>
            <w:tcW w:w="1387" w:type="dxa"/>
            <w:hideMark/>
            <w:tcPrChange w:id="180" w:author="Saaimithra Pragadeesh" w:date="2026-05-16T19:54:00Z" w16du:dateUtc="2026-05-16T14:24:00Z">
              <w:tcPr>
                <w:tcW w:w="1387" w:type="dxa"/>
                <w:hideMark/>
              </w:tcPr>
            </w:tcPrChange>
          </w:tcPr>
          <w:p w14:paraId="77593B4A" w14:textId="77777777" w:rsidR="00180AAE" w:rsidRPr="007E0397" w:rsidRDefault="00180AAE" w:rsidP="007E0397">
            <w:pPr>
              <w:pStyle w:val="NormalBPBHEB"/>
            </w:pPr>
            <w:r w:rsidRPr="007E0397">
              <w:t>Business-ready, aggregated, KPI-driven datasets</w:t>
            </w:r>
          </w:p>
        </w:tc>
        <w:tc>
          <w:tcPr>
            <w:tcW w:w="1530" w:type="dxa"/>
            <w:hideMark/>
            <w:tcPrChange w:id="181" w:author="Saaimithra Pragadeesh" w:date="2026-05-16T19:54:00Z" w16du:dateUtc="2026-05-16T14:24:00Z">
              <w:tcPr>
                <w:tcW w:w="1530" w:type="dxa"/>
                <w:hideMark/>
              </w:tcPr>
            </w:tcPrChange>
          </w:tcPr>
          <w:p w14:paraId="35446E69" w14:textId="77777777" w:rsidR="00180AAE" w:rsidRPr="007E0397" w:rsidRDefault="00180AAE" w:rsidP="007E0397">
            <w:pPr>
              <w:pStyle w:val="NormalBPBHEB"/>
            </w:pPr>
            <w:r w:rsidRPr="007E0397">
              <w:t>Silver data</w:t>
            </w:r>
          </w:p>
        </w:tc>
        <w:tc>
          <w:tcPr>
            <w:tcW w:w="1671" w:type="dxa"/>
            <w:hideMark/>
            <w:tcPrChange w:id="182" w:author="Saaimithra Pragadeesh" w:date="2026-05-16T19:54:00Z" w16du:dateUtc="2026-05-16T14:24:00Z">
              <w:tcPr>
                <w:tcW w:w="1671" w:type="dxa"/>
                <w:hideMark/>
              </w:tcPr>
            </w:tcPrChange>
          </w:tcPr>
          <w:p w14:paraId="37BC9670" w14:textId="77777777" w:rsidR="00927C99" w:rsidRPr="007E0397" w:rsidRDefault="00180AAE" w:rsidP="007E0397">
            <w:pPr>
              <w:pStyle w:val="NormalBPBHEB"/>
            </w:pPr>
            <w:r w:rsidRPr="007E0397">
              <w:t>Databricks SQL</w:t>
            </w:r>
          </w:p>
          <w:p w14:paraId="72C7DDCE" w14:textId="77777777" w:rsidR="00927C99" w:rsidRPr="007E0397" w:rsidRDefault="00180AAE" w:rsidP="007E0397">
            <w:pPr>
              <w:pStyle w:val="NormalBPBHEB"/>
            </w:pPr>
            <w:r w:rsidRPr="007E0397">
              <w:t>Synapse Analytics</w:t>
            </w:r>
          </w:p>
          <w:p w14:paraId="4D429A23" w14:textId="77777777" w:rsidR="00927C99" w:rsidRPr="007E0397" w:rsidRDefault="00180AAE" w:rsidP="007E0397">
            <w:pPr>
              <w:pStyle w:val="NormalBPBHEB"/>
            </w:pPr>
            <w:r w:rsidRPr="007E0397">
              <w:t>Power BI</w:t>
            </w:r>
          </w:p>
          <w:p w14:paraId="1D4C749C" w14:textId="5FC2BFBD" w:rsidR="00180AAE" w:rsidRPr="007E0397" w:rsidRDefault="00180AAE" w:rsidP="007E0397">
            <w:pPr>
              <w:pStyle w:val="NormalBPBHEB"/>
            </w:pPr>
            <w:r w:rsidRPr="007E0397">
              <w:t>Azure ML</w:t>
            </w:r>
          </w:p>
        </w:tc>
        <w:tc>
          <w:tcPr>
            <w:tcW w:w="1396" w:type="dxa"/>
            <w:hideMark/>
            <w:tcPrChange w:id="183" w:author="Saaimithra Pragadeesh" w:date="2026-05-16T19:54:00Z" w16du:dateUtc="2026-05-16T14:24:00Z">
              <w:tcPr>
                <w:tcW w:w="1396" w:type="dxa"/>
                <w:hideMark/>
              </w:tcPr>
            </w:tcPrChange>
          </w:tcPr>
          <w:p w14:paraId="19223C92" w14:textId="77777777" w:rsidR="00180AAE" w:rsidRPr="007E0397" w:rsidRDefault="00180AAE" w:rsidP="007E0397">
            <w:pPr>
              <w:pStyle w:val="NormalBPBHEB"/>
            </w:pPr>
            <w:r w:rsidRPr="007E0397">
              <w:t>Business users, executives, data scientists</w:t>
            </w:r>
          </w:p>
        </w:tc>
        <w:tc>
          <w:tcPr>
            <w:tcW w:w="2026" w:type="dxa"/>
            <w:hideMark/>
            <w:tcPrChange w:id="184" w:author="Saaimithra Pragadeesh" w:date="2026-05-16T19:54:00Z" w16du:dateUtc="2026-05-16T14:24:00Z">
              <w:tcPr>
                <w:tcW w:w="2026" w:type="dxa"/>
                <w:hideMark/>
              </w:tcPr>
            </w:tcPrChange>
          </w:tcPr>
          <w:p w14:paraId="517A73D8" w14:textId="3C5A41AA" w:rsidR="00180AAE" w:rsidRPr="007E0397" w:rsidRDefault="00180AAE" w:rsidP="007E0397">
            <w:pPr>
              <w:pStyle w:val="NormalBPBHEB"/>
            </w:pPr>
            <w:r w:rsidRPr="007E0397">
              <w:t xml:space="preserve">Trust </w:t>
            </w:r>
            <w:r w:rsidR="00C86FF3">
              <w:t>and</w:t>
            </w:r>
            <w:r w:rsidR="00C86FF3" w:rsidRPr="007E0397">
              <w:t xml:space="preserve"> </w:t>
            </w:r>
            <w:r w:rsidRPr="007E0397">
              <w:t>Usability: Directly usable for decision-making, reporting, and advanced analytics</w:t>
            </w:r>
          </w:p>
        </w:tc>
      </w:tr>
    </w:tbl>
    <w:p w14:paraId="7ADECE5F" w14:textId="0457B913" w:rsidR="008E241D" w:rsidRPr="00D0345C" w:rsidRDefault="00C86FF3" w:rsidP="001C6544">
      <w:pPr>
        <w:pStyle w:val="TableCaptionBPBHEB"/>
      </w:pPr>
      <w:r w:rsidRPr="001C6544">
        <w:rPr>
          <w:b/>
          <w:bCs w:val="0"/>
          <w:color w:val="000000" w:themeColor="text1"/>
        </w:rPr>
        <w:t>Table 4.2</w:t>
      </w:r>
      <w:r w:rsidRPr="00D0345C">
        <w:rPr>
          <w:color w:val="000000" w:themeColor="text1"/>
        </w:rPr>
        <w:t>:</w:t>
      </w:r>
      <w:r w:rsidR="001C6544" w:rsidRPr="00D0345C">
        <w:rPr>
          <w:color w:val="000000" w:themeColor="text1"/>
        </w:rPr>
        <w:t xml:space="preserve"> </w:t>
      </w:r>
      <w:r w:rsidR="001C6544" w:rsidRPr="00D0345C">
        <w:t>Tools and consumers across Medallion architecture layers</w:t>
      </w:r>
    </w:p>
    <w:p w14:paraId="512FF755" w14:textId="77777777" w:rsidR="00EF6BDF" w:rsidRPr="00D0345C" w:rsidRDefault="00EF6BDF" w:rsidP="00C86FF3">
      <w:pPr>
        <w:pStyle w:val="NormalBPBHEB"/>
      </w:pPr>
    </w:p>
    <w:p w14:paraId="6F8CD00C" w14:textId="29D72C65" w:rsidR="00EF6BDF" w:rsidRPr="00D0345C" w:rsidRDefault="00EF6BDF" w:rsidP="00D0345C">
      <w:pPr>
        <w:pStyle w:val="NormalBPBHEB"/>
      </w:pPr>
      <w:r w:rsidRPr="00D0345C">
        <w:t xml:space="preserve">The Medallion architecture organizes data into progressive layers, moving from raw ingestion to business-ready analytics. The </w:t>
      </w:r>
      <w:r w:rsidR="00D0345C">
        <w:t xml:space="preserve">following </w:t>
      </w:r>
      <w:r w:rsidRPr="00D0345C">
        <w:t>walkthrough shows how data evolves across the Bronze, Silver, and Gold layers to support downstream consumption</w:t>
      </w:r>
      <w:r w:rsidR="00D0345C">
        <w:t>:</w:t>
      </w:r>
    </w:p>
    <w:p w14:paraId="21860F8D" w14:textId="75C07B26" w:rsidR="0092035D" w:rsidRPr="00F63FF9" w:rsidRDefault="0092035D">
      <w:pPr>
        <w:pStyle w:val="NormalBPBHEB"/>
        <w:numPr>
          <w:ilvl w:val="0"/>
          <w:numId w:val="37"/>
        </w:numPr>
      </w:pPr>
      <w:r w:rsidRPr="00F63FF9">
        <w:rPr>
          <w:b/>
          <w:bCs/>
        </w:rPr>
        <w:t xml:space="preserve">Bronze </w:t>
      </w:r>
      <w:r w:rsidR="00743B1B">
        <w:rPr>
          <w:b/>
          <w:bCs/>
        </w:rPr>
        <w:t>l</w:t>
      </w:r>
      <w:r w:rsidR="00743B1B" w:rsidRPr="00F63FF9">
        <w:rPr>
          <w:b/>
          <w:bCs/>
        </w:rPr>
        <w:t>ayer</w:t>
      </w:r>
      <w:r w:rsidRPr="00F63FF9">
        <w:rPr>
          <w:b/>
          <w:bCs/>
        </w:rPr>
        <w:t>:</w:t>
      </w:r>
      <w:r w:rsidRPr="00F63FF9">
        <w:t xml:space="preserve"> Raw data lands with minimal transformation, preserving source fidelity for auditing or reprocessing.</w:t>
      </w:r>
    </w:p>
    <w:p w14:paraId="2F0F5E8E" w14:textId="74416786" w:rsidR="0092035D" w:rsidRPr="00F63FF9" w:rsidRDefault="0092035D">
      <w:pPr>
        <w:pStyle w:val="NormalBPBHEB"/>
        <w:numPr>
          <w:ilvl w:val="0"/>
          <w:numId w:val="37"/>
        </w:numPr>
      </w:pPr>
      <w:r w:rsidRPr="00F63FF9">
        <w:rPr>
          <w:b/>
          <w:bCs/>
        </w:rPr>
        <w:lastRenderedPageBreak/>
        <w:t xml:space="preserve">Silver </w:t>
      </w:r>
      <w:r w:rsidR="00743B1B">
        <w:rPr>
          <w:b/>
          <w:bCs/>
        </w:rPr>
        <w:t>l</w:t>
      </w:r>
      <w:r w:rsidR="00743B1B" w:rsidRPr="00F63FF9">
        <w:rPr>
          <w:b/>
          <w:bCs/>
        </w:rPr>
        <w:t>ayer</w:t>
      </w:r>
      <w:r w:rsidRPr="00F63FF9">
        <w:rPr>
          <w:b/>
          <w:bCs/>
        </w:rPr>
        <w:t>:</w:t>
      </w:r>
      <w:r w:rsidRPr="00F63FF9">
        <w:t xml:space="preserve"> Data is cleaned, enriched, and made analytics-ready, forming the foundation of trust.</w:t>
      </w:r>
    </w:p>
    <w:p w14:paraId="7BAB2840" w14:textId="0C2D704D" w:rsidR="0092035D" w:rsidRPr="00F63FF9" w:rsidRDefault="0092035D">
      <w:pPr>
        <w:pStyle w:val="NormalBPBHEB"/>
        <w:numPr>
          <w:ilvl w:val="0"/>
          <w:numId w:val="37"/>
        </w:numPr>
      </w:pPr>
      <w:r w:rsidRPr="00F63FF9">
        <w:rPr>
          <w:b/>
          <w:bCs/>
        </w:rPr>
        <w:t xml:space="preserve">Gold </w:t>
      </w:r>
      <w:r w:rsidR="00743B1B">
        <w:rPr>
          <w:b/>
          <w:bCs/>
        </w:rPr>
        <w:t>l</w:t>
      </w:r>
      <w:r w:rsidR="00743B1B" w:rsidRPr="00F63FF9">
        <w:rPr>
          <w:b/>
          <w:bCs/>
        </w:rPr>
        <w:t>ayer</w:t>
      </w:r>
      <w:r w:rsidRPr="00F63FF9">
        <w:rPr>
          <w:b/>
          <w:bCs/>
        </w:rPr>
        <w:t>:</w:t>
      </w:r>
      <w:r w:rsidRPr="00F63FF9">
        <w:t xml:space="preserve"> Curated, KPI-focused datasets are ready for dashboards, reports, and machine learning. For example:</w:t>
      </w:r>
    </w:p>
    <w:p w14:paraId="70342811" w14:textId="77777777" w:rsidR="0092035D" w:rsidRPr="00F63FF9" w:rsidRDefault="0092035D">
      <w:pPr>
        <w:pStyle w:val="NormalBPBHEB"/>
        <w:numPr>
          <w:ilvl w:val="1"/>
          <w:numId w:val="37"/>
        </w:numPr>
      </w:pPr>
      <w:r w:rsidRPr="00F63FF9">
        <w:t>Power BI consumes Gold for self-service analytics and executive dashboards.</w:t>
      </w:r>
    </w:p>
    <w:p w14:paraId="1BF20818" w14:textId="77777777" w:rsidR="0092035D" w:rsidRPr="00F63FF9" w:rsidRDefault="0092035D">
      <w:pPr>
        <w:pStyle w:val="NormalBPBHEB"/>
        <w:numPr>
          <w:ilvl w:val="1"/>
          <w:numId w:val="37"/>
        </w:numPr>
      </w:pPr>
      <w:r w:rsidRPr="00F63FF9">
        <w:t>Synapse Analytics allows large-scale relational querying and reporting on curated datasets.</w:t>
      </w:r>
    </w:p>
    <w:p w14:paraId="0AE70613" w14:textId="2CDD8E5D" w:rsidR="0092035D" w:rsidRDefault="0092035D">
      <w:pPr>
        <w:pStyle w:val="NormalBPBHEB"/>
        <w:numPr>
          <w:ilvl w:val="1"/>
          <w:numId w:val="37"/>
        </w:numPr>
      </w:pPr>
      <w:r w:rsidRPr="007E0397">
        <w:t>Azure ML leverages Gold datasets as feature-rich inputs for model training and scoring.</w:t>
      </w:r>
    </w:p>
    <w:p w14:paraId="0CC6CD55" w14:textId="77777777" w:rsidR="00743B1B" w:rsidRPr="007E0397" w:rsidRDefault="00743B1B" w:rsidP="007E0397">
      <w:pPr>
        <w:pStyle w:val="NormalBPBHEB"/>
      </w:pPr>
    </w:p>
    <w:p w14:paraId="6C017353" w14:textId="3948B33F" w:rsidR="0018582D" w:rsidRPr="007E0397" w:rsidRDefault="0018582D" w:rsidP="00743B1B">
      <w:pPr>
        <w:pStyle w:val="Heading1BPBHEB"/>
      </w:pPr>
      <w:r w:rsidRPr="007E0397">
        <w:t>Conclusion</w:t>
      </w:r>
    </w:p>
    <w:p w14:paraId="646EDC73" w14:textId="0614DFD6" w:rsidR="0018582D" w:rsidRDefault="000129D2" w:rsidP="003052F9">
      <w:pPr>
        <w:pStyle w:val="NormalBPBHEB"/>
      </w:pPr>
      <w:r w:rsidRPr="00743B1B">
        <w:t xml:space="preserve">In this chapter, you have developed a solid understanding of Azure Databricks and its essential components for modern data engineering. You explored the workspace, </w:t>
      </w:r>
      <w:r w:rsidR="00FF6F8E">
        <w:t>Notebook</w:t>
      </w:r>
      <w:r w:rsidRPr="00743B1B">
        <w:t>s, and collaborative development practices, and learned how to ingest, cleanse, and transform data effectively using Spark and Delta Lake. You also gained insights into optimizing performance and integrating Databricks with other Azure services for end-to-end data solutions. With this knowledge, you are now equipped to build efficient, scalable, and well-governed data pipelines within Azure Databricks.</w:t>
      </w:r>
    </w:p>
    <w:p w14:paraId="466670B0" w14:textId="4C0A816E" w:rsidR="009D0DD5" w:rsidRPr="00B218D3" w:rsidRDefault="009D0DD5" w:rsidP="003052F9">
      <w:pPr>
        <w:pStyle w:val="NormalBPBHEB"/>
      </w:pPr>
      <w:r w:rsidRPr="00B218D3">
        <w:t>In the next chapter, you will design and build analytical data models using Azure Synapse Analytics. You will see how these models power enterprise reporting and semantic layers in Power BI, while also serving as structured, high-performance datasets for advanced analytics and machine learning workloads.</w:t>
      </w:r>
    </w:p>
    <w:sectPr w:rsidR="009D0DD5" w:rsidRPr="00B218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diti Singha" w:date="2026-05-25T16:15:00Z" w:initials="AS">
    <w:p w14:paraId="1A34ACA1" w14:textId="77777777" w:rsidR="003052F9" w:rsidRDefault="003052F9" w:rsidP="003052F9">
      <w:pPr>
        <w:pStyle w:val="CommentText"/>
      </w:pPr>
      <w:r>
        <w:rPr>
          <w:rStyle w:val="CommentReference"/>
        </w:rPr>
        <w:annotationRef/>
      </w:r>
      <w:r>
        <w:t>Can this be rephrased so that the heading does not start with "not”?</w:t>
      </w:r>
    </w:p>
  </w:comment>
  <w:comment w:id="7" w:author="Dr. Magesh Kasthuri" w:date="2026-05-26T21:58:00Z" w:initials="MK">
    <w:p w14:paraId="3926449C" w14:textId="77777777" w:rsidR="00FE3261" w:rsidRDefault="00FE3261" w:rsidP="00FE3261">
      <w:pPr>
        <w:pStyle w:val="CommentText"/>
      </w:pPr>
      <w:r>
        <w:rPr>
          <w:rStyle w:val="CommentReference"/>
        </w:rPr>
        <w:annotationRef/>
      </w:r>
      <w:r>
        <w:rPr>
          <w:lang w:val="en-IN"/>
        </w:rPr>
        <w:t>done</w:t>
      </w:r>
    </w:p>
  </w:comment>
  <w:comment w:id="29" w:author="Aditi Singha" w:date="2026-05-25T15:58:00Z" w:initials="AS">
    <w:p w14:paraId="64197438" w14:textId="75A643BF" w:rsidR="001A359F" w:rsidRDefault="001A359F" w:rsidP="001A359F">
      <w:pPr>
        <w:pStyle w:val="CommentText"/>
      </w:pPr>
      <w:r>
        <w:rPr>
          <w:rStyle w:val="CommentReference"/>
        </w:rPr>
        <w:annotationRef/>
      </w:r>
      <w:r>
        <w:t xml:space="preserve">The recipes in this chapter have not been numbered. In the previous chapter, the “recipe” was removed altogether. Please let me know how to proceed with this. </w:t>
      </w:r>
      <w:r>
        <w:br/>
      </w:r>
      <w:r>
        <w:br/>
        <w:t>We can either retain them and put recipe numbers to follow what was done in the previous chapter. Please also note that in order to maintain consistency, we have to either include recipe and recipe numbers or remove them from all chapters.</w:t>
      </w:r>
    </w:p>
  </w:comment>
  <w:comment w:id="30" w:author="Dr. Magesh Kasthuri" w:date="2026-05-26T22:00:00Z" w:initials="MK">
    <w:p w14:paraId="599ECEEF" w14:textId="77777777" w:rsidR="00FE3261" w:rsidRDefault="00FE3261" w:rsidP="00FE3261">
      <w:pPr>
        <w:pStyle w:val="CommentText"/>
      </w:pPr>
      <w:r>
        <w:rPr>
          <w:rStyle w:val="CommentReference"/>
        </w:rPr>
        <w:annotationRef/>
      </w:r>
      <w:r>
        <w:rPr>
          <w:lang w:val="en-IN"/>
        </w:rPr>
        <w:t xml:space="preserve">Based on some earlier comment, I avoided using numbers in recipe. Since there are so many constraints (Should not have Recipe, should be within 5 words etc.,) I wanted to keep it simple. Lets keep without Recipe number </w:t>
      </w:r>
    </w:p>
  </w:comment>
  <w:comment w:id="45" w:author="Aditi Singha" w:date="2026-05-25T16:00:00Z" w:initials="AS">
    <w:p w14:paraId="7E80BF15" w14:textId="77777777" w:rsidR="00503322" w:rsidRDefault="00503322" w:rsidP="00503322">
      <w:pPr>
        <w:pStyle w:val="CommentText"/>
      </w:pPr>
      <w:r>
        <w:rPr>
          <w:rStyle w:val="CommentReference"/>
        </w:rPr>
        <w:annotationRef/>
      </w:r>
      <w:r>
        <w:t>We cannot have special characters like brackets in the heading. How about moving the bracketed content under the heading?</w:t>
      </w:r>
    </w:p>
  </w:comment>
  <w:comment w:id="46" w:author="Dr. Magesh Kasthuri" w:date="2026-05-26T22:00:00Z" w:initials="MK">
    <w:p w14:paraId="0F11CF30" w14:textId="77777777" w:rsidR="00FE3261" w:rsidRDefault="00FE3261" w:rsidP="00FE3261">
      <w:pPr>
        <w:pStyle w:val="CommentText"/>
      </w:pPr>
      <w:r>
        <w:rPr>
          <w:rStyle w:val="CommentReference"/>
        </w:rPr>
        <w:annotationRef/>
      </w:r>
      <w:r>
        <w:rPr>
          <w:lang w:val="en-IN"/>
        </w:rPr>
        <w:t>I replaced with -. If you don’t want - also, please keep then under heading.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4ACA1" w15:done="0"/>
  <w15:commentEx w15:paraId="3926449C" w15:paraIdParent="1A34ACA1" w15:done="0"/>
  <w15:commentEx w15:paraId="64197438" w15:done="0"/>
  <w15:commentEx w15:paraId="599ECEEF" w15:paraIdParent="64197438" w15:done="0"/>
  <w15:commentEx w15:paraId="7E80BF15" w15:done="0"/>
  <w15:commentEx w15:paraId="0F11CF30" w15:paraIdParent="7E80BF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15048A" w16cex:dateUtc="2026-05-25T10:45:00Z"/>
  <w16cex:commentExtensible w16cex:durableId="0CB99AA7" w16cex:dateUtc="2026-05-26T16:28:00Z"/>
  <w16cex:commentExtensible w16cex:durableId="253109DA" w16cex:dateUtc="2026-05-25T10:28:00Z"/>
  <w16cex:commentExtensible w16cex:durableId="46F66D0D" w16cex:dateUtc="2026-05-26T16:30:00Z"/>
  <w16cex:commentExtensible w16cex:durableId="3E8FE979" w16cex:dateUtc="2026-05-25T10:30:00Z"/>
  <w16cex:commentExtensible w16cex:durableId="6B55DF62" w16cex:dateUtc="2026-05-26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4ACA1" w16cid:durableId="3D15048A"/>
  <w16cid:commentId w16cid:paraId="3926449C" w16cid:durableId="0CB99AA7"/>
  <w16cid:commentId w16cid:paraId="64197438" w16cid:durableId="253109DA"/>
  <w16cid:commentId w16cid:paraId="599ECEEF" w16cid:durableId="46F66D0D"/>
  <w16cid:commentId w16cid:paraId="7E80BF15" w16cid:durableId="3E8FE979"/>
  <w16cid:commentId w16cid:paraId="0F11CF30" w16cid:durableId="6B55D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6F8F8" w14:textId="77777777" w:rsidR="00FF133B" w:rsidRDefault="00FF133B">
      <w:pPr>
        <w:spacing w:line="240" w:lineRule="auto"/>
      </w:pPr>
    </w:p>
  </w:endnote>
  <w:endnote w:type="continuationSeparator" w:id="0">
    <w:p w14:paraId="13FD5DC9" w14:textId="77777777" w:rsidR="00FF133B" w:rsidRDefault="00FF13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844B" w14:textId="77777777" w:rsidR="00FF133B" w:rsidRDefault="00FF133B">
      <w:pPr>
        <w:spacing w:line="240" w:lineRule="auto"/>
      </w:pPr>
    </w:p>
  </w:footnote>
  <w:footnote w:type="continuationSeparator" w:id="0">
    <w:p w14:paraId="028DBA44" w14:textId="77777777" w:rsidR="00FF133B" w:rsidRDefault="00FF133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46B7C"/>
    <w:multiLevelType w:val="hybridMultilevel"/>
    <w:tmpl w:val="A2E260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E4FDC"/>
    <w:multiLevelType w:val="hybridMultilevel"/>
    <w:tmpl w:val="F432D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3525FE"/>
    <w:multiLevelType w:val="multilevel"/>
    <w:tmpl w:val="626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84300"/>
    <w:multiLevelType w:val="hybridMultilevel"/>
    <w:tmpl w:val="17F6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D58DB"/>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E7175"/>
    <w:multiLevelType w:val="hybridMultilevel"/>
    <w:tmpl w:val="9E1AD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3362C"/>
    <w:multiLevelType w:val="hybridMultilevel"/>
    <w:tmpl w:val="07F6E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09795D"/>
    <w:multiLevelType w:val="multilevel"/>
    <w:tmpl w:val="8EA2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45CA5"/>
    <w:multiLevelType w:val="multilevel"/>
    <w:tmpl w:val="560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4130D"/>
    <w:multiLevelType w:val="hybridMultilevel"/>
    <w:tmpl w:val="11C04E0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6905180"/>
    <w:multiLevelType w:val="hybridMultilevel"/>
    <w:tmpl w:val="4E20947A"/>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73D2DF7"/>
    <w:multiLevelType w:val="hybridMultilevel"/>
    <w:tmpl w:val="A830E74A"/>
    <w:lvl w:ilvl="0" w:tplc="ABAA21A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FF1313"/>
    <w:multiLevelType w:val="hybridMultilevel"/>
    <w:tmpl w:val="D4B0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EF15AD"/>
    <w:multiLevelType w:val="hybridMultilevel"/>
    <w:tmpl w:val="6C0A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AF1B40"/>
    <w:multiLevelType w:val="hybridMultilevel"/>
    <w:tmpl w:val="1D2EC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C426A5"/>
    <w:multiLevelType w:val="multilevel"/>
    <w:tmpl w:val="79AA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286FBB"/>
    <w:multiLevelType w:val="hybridMultilevel"/>
    <w:tmpl w:val="DCD80CB6"/>
    <w:lvl w:ilvl="0" w:tplc="0D46916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E51E23"/>
    <w:multiLevelType w:val="hybridMultilevel"/>
    <w:tmpl w:val="CC103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AD596F"/>
    <w:multiLevelType w:val="multilevel"/>
    <w:tmpl w:val="8EA2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858FD"/>
    <w:multiLevelType w:val="hybridMultilevel"/>
    <w:tmpl w:val="1DEC6B2C"/>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0564A3"/>
    <w:multiLevelType w:val="hybridMultilevel"/>
    <w:tmpl w:val="15327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92546D"/>
    <w:multiLevelType w:val="multilevel"/>
    <w:tmpl w:val="560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C6DB7"/>
    <w:multiLevelType w:val="hybridMultilevel"/>
    <w:tmpl w:val="A49A3F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5170321"/>
    <w:multiLevelType w:val="hybridMultilevel"/>
    <w:tmpl w:val="61B60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9372C8"/>
    <w:multiLevelType w:val="hybridMultilevel"/>
    <w:tmpl w:val="075C93A4"/>
    <w:lvl w:ilvl="0" w:tplc="836E7A2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82D2DD1"/>
    <w:multiLevelType w:val="multilevel"/>
    <w:tmpl w:val="BC0A5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73F94"/>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F5509"/>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55443"/>
    <w:multiLevelType w:val="multilevel"/>
    <w:tmpl w:val="560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72D6F"/>
    <w:multiLevelType w:val="hybridMultilevel"/>
    <w:tmpl w:val="5BB47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822FBA"/>
    <w:multiLevelType w:val="hybridMultilevel"/>
    <w:tmpl w:val="53ECEC96"/>
    <w:lvl w:ilvl="0" w:tplc="D7F6B94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DA5F45"/>
    <w:multiLevelType w:val="hybridMultilevel"/>
    <w:tmpl w:val="6126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FC68A5"/>
    <w:multiLevelType w:val="hybridMultilevel"/>
    <w:tmpl w:val="315842F0"/>
    <w:lvl w:ilvl="0" w:tplc="40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B535FF"/>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A0F3F"/>
    <w:multiLevelType w:val="hybridMultilevel"/>
    <w:tmpl w:val="35B24F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A41743"/>
    <w:multiLevelType w:val="hybridMultilevel"/>
    <w:tmpl w:val="3B024A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C1E3727"/>
    <w:multiLevelType w:val="hybridMultilevel"/>
    <w:tmpl w:val="41304DB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08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C81144D"/>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54A38"/>
    <w:multiLevelType w:val="hybridMultilevel"/>
    <w:tmpl w:val="0E8E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3B57ED"/>
    <w:multiLevelType w:val="hybridMultilevel"/>
    <w:tmpl w:val="C972BD32"/>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04090005">
      <w:start w:val="1"/>
      <w:numFmt w:val="bullet"/>
      <w:lvlText w:val=""/>
      <w:lvlJc w:val="left"/>
      <w:pPr>
        <w:ind w:left="234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BA59BD"/>
    <w:multiLevelType w:val="hybridMultilevel"/>
    <w:tmpl w:val="4AF2A35C"/>
    <w:lvl w:ilvl="0" w:tplc="5908DCCE">
      <w:start w:val="1"/>
      <w:numFmt w:val="decimal"/>
      <w:lvlText w:val="%1."/>
      <w:lvlJc w:val="left"/>
      <w:pPr>
        <w:ind w:left="720" w:hanging="360"/>
      </w:pPr>
      <w:rPr>
        <w:rFonts w:hint="default"/>
        <w:b w:val="0"/>
        <w:bCs w:val="0"/>
      </w:rPr>
    </w:lvl>
    <w:lvl w:ilvl="1" w:tplc="A1DE3D78">
      <w:start w:val="1"/>
      <w:numFmt w:val="lowerLetter"/>
      <w:lvlText w:val="%2."/>
      <w:lvlJc w:val="left"/>
      <w:pPr>
        <w:ind w:left="1440" w:hanging="360"/>
      </w:pPr>
      <w:rPr>
        <w:b w:val="0"/>
        <w:bCs w:val="0"/>
      </w:rPr>
    </w:lvl>
    <w:lvl w:ilvl="2" w:tplc="A018277A">
      <w:start w:val="1"/>
      <w:numFmt w:val="lowerRoman"/>
      <w:lvlText w:val="%3."/>
      <w:lvlJc w:val="right"/>
      <w:pPr>
        <w:ind w:left="2160" w:hanging="180"/>
      </w:pPr>
      <w:rPr>
        <w:b/>
        <w:bCs/>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0240694"/>
    <w:multiLevelType w:val="hybridMultilevel"/>
    <w:tmpl w:val="55D08F2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0D10139"/>
    <w:multiLevelType w:val="multilevel"/>
    <w:tmpl w:val="39CA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46662"/>
    <w:multiLevelType w:val="hybridMultilevel"/>
    <w:tmpl w:val="F5F4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92261B"/>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61C23"/>
    <w:multiLevelType w:val="hybridMultilevel"/>
    <w:tmpl w:val="63AAD7E2"/>
    <w:lvl w:ilvl="0" w:tplc="9ECC665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CC05C82"/>
    <w:multiLevelType w:val="hybridMultilevel"/>
    <w:tmpl w:val="6CF6AF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7250B95"/>
    <w:multiLevelType w:val="hybridMultilevel"/>
    <w:tmpl w:val="08B2DDF0"/>
    <w:lvl w:ilvl="0" w:tplc="FAF664E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9D535E8"/>
    <w:multiLevelType w:val="hybridMultilevel"/>
    <w:tmpl w:val="21922476"/>
    <w:lvl w:ilvl="0" w:tplc="2FA2DEE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9DF3F87"/>
    <w:multiLevelType w:val="multilevel"/>
    <w:tmpl w:val="598A8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40A06"/>
    <w:multiLevelType w:val="hybridMultilevel"/>
    <w:tmpl w:val="582AD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086537">
    <w:abstractNumId w:val="32"/>
  </w:num>
  <w:num w:numId="2" w16cid:durableId="1740060459">
    <w:abstractNumId w:val="13"/>
  </w:num>
  <w:num w:numId="3" w16cid:durableId="1789619617">
    <w:abstractNumId w:val="12"/>
  </w:num>
  <w:num w:numId="4" w16cid:durableId="31812981">
    <w:abstractNumId w:val="51"/>
  </w:num>
  <w:num w:numId="5" w16cid:durableId="703022525">
    <w:abstractNumId w:val="18"/>
  </w:num>
  <w:num w:numId="6" w16cid:durableId="927621177">
    <w:abstractNumId w:val="26"/>
  </w:num>
  <w:num w:numId="7" w16cid:durableId="1592810610">
    <w:abstractNumId w:val="34"/>
  </w:num>
  <w:num w:numId="8" w16cid:durableId="1673873077">
    <w:abstractNumId w:val="22"/>
  </w:num>
  <w:num w:numId="9" w16cid:durableId="2057390847">
    <w:abstractNumId w:val="19"/>
  </w:num>
  <w:num w:numId="10" w16cid:durableId="851263420">
    <w:abstractNumId w:val="3"/>
  </w:num>
  <w:num w:numId="11" w16cid:durableId="300306507">
    <w:abstractNumId w:val="16"/>
  </w:num>
  <w:num w:numId="12" w16cid:durableId="314534395">
    <w:abstractNumId w:val="2"/>
  </w:num>
  <w:num w:numId="13" w16cid:durableId="657074388">
    <w:abstractNumId w:val="33"/>
  </w:num>
  <w:num w:numId="14" w16cid:durableId="539629033">
    <w:abstractNumId w:val="41"/>
  </w:num>
  <w:num w:numId="15" w16cid:durableId="811556253">
    <w:abstractNumId w:val="0"/>
  </w:num>
  <w:num w:numId="16" w16cid:durableId="545414882">
    <w:abstractNumId w:val="30"/>
  </w:num>
  <w:num w:numId="17" w16cid:durableId="1938633414">
    <w:abstractNumId w:val="14"/>
  </w:num>
  <w:num w:numId="18" w16cid:durableId="1213733706">
    <w:abstractNumId w:val="25"/>
  </w:num>
  <w:num w:numId="19" w16cid:durableId="1752240077">
    <w:abstractNumId w:val="17"/>
  </w:num>
  <w:num w:numId="20" w16cid:durableId="30693666">
    <w:abstractNumId w:val="21"/>
  </w:num>
  <w:num w:numId="21" w16cid:durableId="595678844">
    <w:abstractNumId w:val="49"/>
  </w:num>
  <w:num w:numId="22" w16cid:durableId="243034215">
    <w:abstractNumId w:val="7"/>
  </w:num>
  <w:num w:numId="23" w16cid:durableId="758021739">
    <w:abstractNumId w:val="31"/>
  </w:num>
  <w:num w:numId="24" w16cid:durableId="812526917">
    <w:abstractNumId w:val="39"/>
  </w:num>
  <w:num w:numId="25" w16cid:durableId="1639140886">
    <w:abstractNumId w:val="48"/>
  </w:num>
  <w:num w:numId="26" w16cid:durableId="1540900483">
    <w:abstractNumId w:val="44"/>
  </w:num>
  <w:num w:numId="27" w16cid:durableId="1714041642">
    <w:abstractNumId w:val="46"/>
  </w:num>
  <w:num w:numId="28" w16cid:durableId="2056729857">
    <w:abstractNumId w:val="15"/>
  </w:num>
  <w:num w:numId="29" w16cid:durableId="2095473121">
    <w:abstractNumId w:val="28"/>
  </w:num>
  <w:num w:numId="30" w16cid:durableId="1845822540">
    <w:abstractNumId w:val="5"/>
  </w:num>
  <w:num w:numId="31" w16cid:durableId="921909490">
    <w:abstractNumId w:val="45"/>
  </w:num>
  <w:num w:numId="32" w16cid:durableId="2042706195">
    <w:abstractNumId w:val="27"/>
  </w:num>
  <w:num w:numId="33" w16cid:durableId="817188101">
    <w:abstractNumId w:val="50"/>
  </w:num>
  <w:num w:numId="34" w16cid:durableId="2001153966">
    <w:abstractNumId w:val="38"/>
  </w:num>
  <w:num w:numId="35" w16cid:durableId="2074348544">
    <w:abstractNumId w:val="9"/>
  </w:num>
  <w:num w:numId="36" w16cid:durableId="541065751">
    <w:abstractNumId w:val="29"/>
  </w:num>
  <w:num w:numId="37" w16cid:durableId="1017346373">
    <w:abstractNumId w:val="8"/>
  </w:num>
  <w:num w:numId="38" w16cid:durableId="500434952">
    <w:abstractNumId w:val="43"/>
  </w:num>
  <w:num w:numId="39" w16cid:durableId="1642883097">
    <w:abstractNumId w:val="35"/>
  </w:num>
  <w:num w:numId="40" w16cid:durableId="1616213432">
    <w:abstractNumId w:val="47"/>
  </w:num>
  <w:num w:numId="41" w16cid:durableId="1461260724">
    <w:abstractNumId w:val="36"/>
  </w:num>
  <w:num w:numId="42" w16cid:durableId="601760409">
    <w:abstractNumId w:val="4"/>
  </w:num>
  <w:num w:numId="43" w16cid:durableId="455955268">
    <w:abstractNumId w:val="20"/>
  </w:num>
  <w:num w:numId="44" w16cid:durableId="1454443762">
    <w:abstractNumId w:val="40"/>
  </w:num>
  <w:num w:numId="45" w16cid:durableId="1829981536">
    <w:abstractNumId w:val="6"/>
  </w:num>
  <w:num w:numId="46" w16cid:durableId="1526406582">
    <w:abstractNumId w:val="1"/>
  </w:num>
  <w:num w:numId="47" w16cid:durableId="652831221">
    <w:abstractNumId w:val="24"/>
  </w:num>
  <w:num w:numId="48" w16cid:durableId="77676864">
    <w:abstractNumId w:val="10"/>
  </w:num>
  <w:num w:numId="49" w16cid:durableId="1229263920">
    <w:abstractNumId w:val="23"/>
  </w:num>
  <w:num w:numId="50" w16cid:durableId="464783637">
    <w:abstractNumId w:val="42"/>
  </w:num>
  <w:num w:numId="51" w16cid:durableId="606741129">
    <w:abstractNumId w:val="37"/>
  </w:num>
  <w:num w:numId="52" w16cid:durableId="1746292414">
    <w:abstractNumId w:val="1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aimithra Pragadeesh">
    <w15:presenceInfo w15:providerId="Windows Live" w15:userId="de9f721b73b0a751"/>
  </w15:person>
  <w15:person w15:author="Aditi Singha">
    <w15:presenceInfo w15:providerId="None" w15:userId="Aditi Singha"/>
  </w15:person>
  <w15:person w15:author="Dr. Magesh Kasthuri">
    <w15:presenceInfo w15:providerId="AD" w15:userId="S::kasthur@wipro.com::10ab8415-e5f8-43ce-8154-0bb2ccbc7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2F"/>
    <w:rsid w:val="0000099B"/>
    <w:rsid w:val="00000F52"/>
    <w:rsid w:val="00001947"/>
    <w:rsid w:val="00004AA0"/>
    <w:rsid w:val="00010047"/>
    <w:rsid w:val="00012336"/>
    <w:rsid w:val="000129D2"/>
    <w:rsid w:val="00013387"/>
    <w:rsid w:val="00015841"/>
    <w:rsid w:val="00015DDE"/>
    <w:rsid w:val="00021B1B"/>
    <w:rsid w:val="0002270D"/>
    <w:rsid w:val="00022BE4"/>
    <w:rsid w:val="000278FA"/>
    <w:rsid w:val="00030D37"/>
    <w:rsid w:val="00035257"/>
    <w:rsid w:val="00037B95"/>
    <w:rsid w:val="00040ED5"/>
    <w:rsid w:val="00040F0B"/>
    <w:rsid w:val="00040FD9"/>
    <w:rsid w:val="00043724"/>
    <w:rsid w:val="000446F6"/>
    <w:rsid w:val="000466F2"/>
    <w:rsid w:val="000468D9"/>
    <w:rsid w:val="00054A4F"/>
    <w:rsid w:val="00057A34"/>
    <w:rsid w:val="000611C2"/>
    <w:rsid w:val="00061588"/>
    <w:rsid w:val="00065E82"/>
    <w:rsid w:val="000671EF"/>
    <w:rsid w:val="000723F9"/>
    <w:rsid w:val="000731E5"/>
    <w:rsid w:val="00082B00"/>
    <w:rsid w:val="00082F68"/>
    <w:rsid w:val="00091645"/>
    <w:rsid w:val="0009266E"/>
    <w:rsid w:val="000948AD"/>
    <w:rsid w:val="000959D5"/>
    <w:rsid w:val="00095A61"/>
    <w:rsid w:val="00097117"/>
    <w:rsid w:val="000A27DC"/>
    <w:rsid w:val="000A41BB"/>
    <w:rsid w:val="000A6349"/>
    <w:rsid w:val="000A6FE5"/>
    <w:rsid w:val="000A7676"/>
    <w:rsid w:val="000B0C4C"/>
    <w:rsid w:val="000B186C"/>
    <w:rsid w:val="000B6AD5"/>
    <w:rsid w:val="000C085D"/>
    <w:rsid w:val="000D0251"/>
    <w:rsid w:val="000D46C3"/>
    <w:rsid w:val="000D5F0F"/>
    <w:rsid w:val="000E085F"/>
    <w:rsid w:val="000E0E13"/>
    <w:rsid w:val="000E19BC"/>
    <w:rsid w:val="000E40B1"/>
    <w:rsid w:val="000E471E"/>
    <w:rsid w:val="00100361"/>
    <w:rsid w:val="0010107D"/>
    <w:rsid w:val="00101B4C"/>
    <w:rsid w:val="00103259"/>
    <w:rsid w:val="0010397D"/>
    <w:rsid w:val="00105860"/>
    <w:rsid w:val="00107D07"/>
    <w:rsid w:val="0011054D"/>
    <w:rsid w:val="0011296C"/>
    <w:rsid w:val="00114287"/>
    <w:rsid w:val="00114550"/>
    <w:rsid w:val="001211A8"/>
    <w:rsid w:val="00121E1F"/>
    <w:rsid w:val="001247F6"/>
    <w:rsid w:val="001261B6"/>
    <w:rsid w:val="00126F14"/>
    <w:rsid w:val="00127D7E"/>
    <w:rsid w:val="00134FE9"/>
    <w:rsid w:val="00144392"/>
    <w:rsid w:val="00145090"/>
    <w:rsid w:val="00146921"/>
    <w:rsid w:val="00146FDC"/>
    <w:rsid w:val="00150417"/>
    <w:rsid w:val="00152101"/>
    <w:rsid w:val="0015613A"/>
    <w:rsid w:val="001565F8"/>
    <w:rsid w:val="00160893"/>
    <w:rsid w:val="001619B6"/>
    <w:rsid w:val="00163401"/>
    <w:rsid w:val="00165236"/>
    <w:rsid w:val="00180AAE"/>
    <w:rsid w:val="00180C82"/>
    <w:rsid w:val="001818C7"/>
    <w:rsid w:val="00182739"/>
    <w:rsid w:val="001828F5"/>
    <w:rsid w:val="00184083"/>
    <w:rsid w:val="00184D85"/>
    <w:rsid w:val="00185171"/>
    <w:rsid w:val="0018582D"/>
    <w:rsid w:val="00190191"/>
    <w:rsid w:val="00190B1E"/>
    <w:rsid w:val="00192145"/>
    <w:rsid w:val="001946AC"/>
    <w:rsid w:val="001947A2"/>
    <w:rsid w:val="00197AA1"/>
    <w:rsid w:val="001A1452"/>
    <w:rsid w:val="001A359F"/>
    <w:rsid w:val="001A7D6F"/>
    <w:rsid w:val="001B1DEC"/>
    <w:rsid w:val="001B5A95"/>
    <w:rsid w:val="001C234E"/>
    <w:rsid w:val="001C27D2"/>
    <w:rsid w:val="001C30EE"/>
    <w:rsid w:val="001C5E90"/>
    <w:rsid w:val="001C6544"/>
    <w:rsid w:val="001D2F3C"/>
    <w:rsid w:val="001D3301"/>
    <w:rsid w:val="001D35C5"/>
    <w:rsid w:val="001E3BB2"/>
    <w:rsid w:val="001E773B"/>
    <w:rsid w:val="001F0D57"/>
    <w:rsid w:val="001F0E92"/>
    <w:rsid w:val="001F617F"/>
    <w:rsid w:val="00202153"/>
    <w:rsid w:val="00205B97"/>
    <w:rsid w:val="00206A89"/>
    <w:rsid w:val="002120A9"/>
    <w:rsid w:val="00214144"/>
    <w:rsid w:val="00214517"/>
    <w:rsid w:val="00220F8D"/>
    <w:rsid w:val="0022579C"/>
    <w:rsid w:val="00243E82"/>
    <w:rsid w:val="00246199"/>
    <w:rsid w:val="0025041E"/>
    <w:rsid w:val="0025238B"/>
    <w:rsid w:val="00252A14"/>
    <w:rsid w:val="0025460E"/>
    <w:rsid w:val="00254DD3"/>
    <w:rsid w:val="002560BA"/>
    <w:rsid w:val="00256E25"/>
    <w:rsid w:val="002570F7"/>
    <w:rsid w:val="002575E3"/>
    <w:rsid w:val="002605B6"/>
    <w:rsid w:val="00260DAD"/>
    <w:rsid w:val="002628B4"/>
    <w:rsid w:val="00263949"/>
    <w:rsid w:val="00264FF0"/>
    <w:rsid w:val="00267734"/>
    <w:rsid w:val="00267D99"/>
    <w:rsid w:val="00275773"/>
    <w:rsid w:val="00277CF7"/>
    <w:rsid w:val="00287F7D"/>
    <w:rsid w:val="00293789"/>
    <w:rsid w:val="002A10D7"/>
    <w:rsid w:val="002A5DEF"/>
    <w:rsid w:val="002A5FDD"/>
    <w:rsid w:val="002A64CF"/>
    <w:rsid w:val="002A6B6D"/>
    <w:rsid w:val="002A7108"/>
    <w:rsid w:val="002B0C77"/>
    <w:rsid w:val="002B2610"/>
    <w:rsid w:val="002B593D"/>
    <w:rsid w:val="002C0546"/>
    <w:rsid w:val="002C05FE"/>
    <w:rsid w:val="002C3D0D"/>
    <w:rsid w:val="002C4453"/>
    <w:rsid w:val="002C560D"/>
    <w:rsid w:val="002D0342"/>
    <w:rsid w:val="002D57E6"/>
    <w:rsid w:val="002D5ADC"/>
    <w:rsid w:val="002D6660"/>
    <w:rsid w:val="002E1EE0"/>
    <w:rsid w:val="002E3DA6"/>
    <w:rsid w:val="002E4E99"/>
    <w:rsid w:val="002E5777"/>
    <w:rsid w:val="002E7151"/>
    <w:rsid w:val="002F0053"/>
    <w:rsid w:val="002F3C94"/>
    <w:rsid w:val="0030259D"/>
    <w:rsid w:val="00303276"/>
    <w:rsid w:val="0030402A"/>
    <w:rsid w:val="00304B49"/>
    <w:rsid w:val="003052F9"/>
    <w:rsid w:val="00306582"/>
    <w:rsid w:val="003101E0"/>
    <w:rsid w:val="00310FFC"/>
    <w:rsid w:val="00311FFC"/>
    <w:rsid w:val="00313861"/>
    <w:rsid w:val="00317854"/>
    <w:rsid w:val="00324A53"/>
    <w:rsid w:val="00326065"/>
    <w:rsid w:val="00330230"/>
    <w:rsid w:val="0033355B"/>
    <w:rsid w:val="003341FC"/>
    <w:rsid w:val="0033481E"/>
    <w:rsid w:val="003367CC"/>
    <w:rsid w:val="00337BF4"/>
    <w:rsid w:val="00340187"/>
    <w:rsid w:val="00342EF4"/>
    <w:rsid w:val="0034387D"/>
    <w:rsid w:val="00345B17"/>
    <w:rsid w:val="003520BD"/>
    <w:rsid w:val="0035241A"/>
    <w:rsid w:val="00352878"/>
    <w:rsid w:val="0035359A"/>
    <w:rsid w:val="00356DF2"/>
    <w:rsid w:val="00356EFB"/>
    <w:rsid w:val="00360F99"/>
    <w:rsid w:val="00362A12"/>
    <w:rsid w:val="00364420"/>
    <w:rsid w:val="00365C2F"/>
    <w:rsid w:val="00366D18"/>
    <w:rsid w:val="00370A0D"/>
    <w:rsid w:val="00371C76"/>
    <w:rsid w:val="00375FC8"/>
    <w:rsid w:val="00384B46"/>
    <w:rsid w:val="003904E8"/>
    <w:rsid w:val="0039141C"/>
    <w:rsid w:val="00391710"/>
    <w:rsid w:val="003917DC"/>
    <w:rsid w:val="00392A84"/>
    <w:rsid w:val="003930C4"/>
    <w:rsid w:val="00393E63"/>
    <w:rsid w:val="00395167"/>
    <w:rsid w:val="003A131B"/>
    <w:rsid w:val="003A58B3"/>
    <w:rsid w:val="003B2755"/>
    <w:rsid w:val="003C2BA5"/>
    <w:rsid w:val="003C6001"/>
    <w:rsid w:val="003C7676"/>
    <w:rsid w:val="003C79CD"/>
    <w:rsid w:val="003D0F2A"/>
    <w:rsid w:val="003D270B"/>
    <w:rsid w:val="003D3C54"/>
    <w:rsid w:val="003D4F00"/>
    <w:rsid w:val="003D5C7C"/>
    <w:rsid w:val="003E13C0"/>
    <w:rsid w:val="003E1C6B"/>
    <w:rsid w:val="003E2A68"/>
    <w:rsid w:val="003E3B78"/>
    <w:rsid w:val="003E437B"/>
    <w:rsid w:val="003E4480"/>
    <w:rsid w:val="003F1764"/>
    <w:rsid w:val="003F4443"/>
    <w:rsid w:val="003F78EC"/>
    <w:rsid w:val="003F7A24"/>
    <w:rsid w:val="003F7A68"/>
    <w:rsid w:val="0041041D"/>
    <w:rsid w:val="00410863"/>
    <w:rsid w:val="00410C60"/>
    <w:rsid w:val="00411AA9"/>
    <w:rsid w:val="00413EEB"/>
    <w:rsid w:val="0041588B"/>
    <w:rsid w:val="0041704C"/>
    <w:rsid w:val="00420141"/>
    <w:rsid w:val="00420C6F"/>
    <w:rsid w:val="00421AF2"/>
    <w:rsid w:val="00421DCD"/>
    <w:rsid w:val="004233AD"/>
    <w:rsid w:val="00423F17"/>
    <w:rsid w:val="004260B6"/>
    <w:rsid w:val="004268E4"/>
    <w:rsid w:val="0042691C"/>
    <w:rsid w:val="004300D4"/>
    <w:rsid w:val="00432612"/>
    <w:rsid w:val="00432E87"/>
    <w:rsid w:val="00432F5E"/>
    <w:rsid w:val="004358FF"/>
    <w:rsid w:val="00435F0C"/>
    <w:rsid w:val="00436DFC"/>
    <w:rsid w:val="00452688"/>
    <w:rsid w:val="004549C6"/>
    <w:rsid w:val="00454EE4"/>
    <w:rsid w:val="0045619E"/>
    <w:rsid w:val="00461F47"/>
    <w:rsid w:val="00463A49"/>
    <w:rsid w:val="004643D1"/>
    <w:rsid w:val="00464842"/>
    <w:rsid w:val="00467089"/>
    <w:rsid w:val="00472D85"/>
    <w:rsid w:val="004764F7"/>
    <w:rsid w:val="00491899"/>
    <w:rsid w:val="00491F57"/>
    <w:rsid w:val="004927B5"/>
    <w:rsid w:val="004943F0"/>
    <w:rsid w:val="00496A63"/>
    <w:rsid w:val="004A0836"/>
    <w:rsid w:val="004A59FD"/>
    <w:rsid w:val="004B4ED0"/>
    <w:rsid w:val="004C0883"/>
    <w:rsid w:val="004C0BFC"/>
    <w:rsid w:val="004C3FE9"/>
    <w:rsid w:val="004C581B"/>
    <w:rsid w:val="004C6070"/>
    <w:rsid w:val="004C64EE"/>
    <w:rsid w:val="004C7003"/>
    <w:rsid w:val="004D1353"/>
    <w:rsid w:val="004D1CA5"/>
    <w:rsid w:val="004D3799"/>
    <w:rsid w:val="004E10C4"/>
    <w:rsid w:val="004E2E40"/>
    <w:rsid w:val="004E5411"/>
    <w:rsid w:val="004F0898"/>
    <w:rsid w:val="004F6F17"/>
    <w:rsid w:val="00503322"/>
    <w:rsid w:val="00505CD1"/>
    <w:rsid w:val="00510653"/>
    <w:rsid w:val="00514414"/>
    <w:rsid w:val="00514ADF"/>
    <w:rsid w:val="00517A4F"/>
    <w:rsid w:val="00521994"/>
    <w:rsid w:val="00523731"/>
    <w:rsid w:val="0052622D"/>
    <w:rsid w:val="005266A4"/>
    <w:rsid w:val="00526F7E"/>
    <w:rsid w:val="00527340"/>
    <w:rsid w:val="00531307"/>
    <w:rsid w:val="00532A5C"/>
    <w:rsid w:val="005348C0"/>
    <w:rsid w:val="00535523"/>
    <w:rsid w:val="00535EBA"/>
    <w:rsid w:val="00543E19"/>
    <w:rsid w:val="00547B49"/>
    <w:rsid w:val="00553B2C"/>
    <w:rsid w:val="00554244"/>
    <w:rsid w:val="00554B76"/>
    <w:rsid w:val="00555C4D"/>
    <w:rsid w:val="00556C90"/>
    <w:rsid w:val="00562CE0"/>
    <w:rsid w:val="00565281"/>
    <w:rsid w:val="00572D94"/>
    <w:rsid w:val="00575822"/>
    <w:rsid w:val="0058244A"/>
    <w:rsid w:val="00590DA0"/>
    <w:rsid w:val="00592A57"/>
    <w:rsid w:val="005950D2"/>
    <w:rsid w:val="0059660F"/>
    <w:rsid w:val="00596BA3"/>
    <w:rsid w:val="00596D0D"/>
    <w:rsid w:val="00596EAA"/>
    <w:rsid w:val="005A30B8"/>
    <w:rsid w:val="005A7459"/>
    <w:rsid w:val="005A7F1B"/>
    <w:rsid w:val="005B1822"/>
    <w:rsid w:val="005B19D4"/>
    <w:rsid w:val="005B3D81"/>
    <w:rsid w:val="005B5046"/>
    <w:rsid w:val="005C0DF1"/>
    <w:rsid w:val="005C735F"/>
    <w:rsid w:val="005D0082"/>
    <w:rsid w:val="005D08EE"/>
    <w:rsid w:val="005E1770"/>
    <w:rsid w:val="005E1AFF"/>
    <w:rsid w:val="005E3EC1"/>
    <w:rsid w:val="005E7427"/>
    <w:rsid w:val="0060044F"/>
    <w:rsid w:val="006022DE"/>
    <w:rsid w:val="00602567"/>
    <w:rsid w:val="00602D83"/>
    <w:rsid w:val="00604800"/>
    <w:rsid w:val="0060511C"/>
    <w:rsid w:val="00607B29"/>
    <w:rsid w:val="00617036"/>
    <w:rsid w:val="006172CE"/>
    <w:rsid w:val="00620DDB"/>
    <w:rsid w:val="00623AE1"/>
    <w:rsid w:val="006249FB"/>
    <w:rsid w:val="0062507E"/>
    <w:rsid w:val="00630053"/>
    <w:rsid w:val="006327E2"/>
    <w:rsid w:val="006419F7"/>
    <w:rsid w:val="00642FDB"/>
    <w:rsid w:val="006447D6"/>
    <w:rsid w:val="00644D23"/>
    <w:rsid w:val="00654C7E"/>
    <w:rsid w:val="0065668D"/>
    <w:rsid w:val="006609C4"/>
    <w:rsid w:val="00661AA2"/>
    <w:rsid w:val="00670A7C"/>
    <w:rsid w:val="00680CC1"/>
    <w:rsid w:val="006816E1"/>
    <w:rsid w:val="00684D63"/>
    <w:rsid w:val="00691540"/>
    <w:rsid w:val="006A31EC"/>
    <w:rsid w:val="006A55F2"/>
    <w:rsid w:val="006B3F9E"/>
    <w:rsid w:val="006C0552"/>
    <w:rsid w:val="006C0D6E"/>
    <w:rsid w:val="006C177D"/>
    <w:rsid w:val="006C7F62"/>
    <w:rsid w:val="006D03E1"/>
    <w:rsid w:val="006D7389"/>
    <w:rsid w:val="006E2B9A"/>
    <w:rsid w:val="006E4331"/>
    <w:rsid w:val="006E594C"/>
    <w:rsid w:val="006E7A70"/>
    <w:rsid w:val="006F2D60"/>
    <w:rsid w:val="006F52BE"/>
    <w:rsid w:val="006F56BC"/>
    <w:rsid w:val="00702156"/>
    <w:rsid w:val="00703D8F"/>
    <w:rsid w:val="00710851"/>
    <w:rsid w:val="00712B4F"/>
    <w:rsid w:val="0071315C"/>
    <w:rsid w:val="00714709"/>
    <w:rsid w:val="007308D3"/>
    <w:rsid w:val="007328FA"/>
    <w:rsid w:val="00736AFA"/>
    <w:rsid w:val="00743592"/>
    <w:rsid w:val="00743B1B"/>
    <w:rsid w:val="007526DA"/>
    <w:rsid w:val="00753844"/>
    <w:rsid w:val="007616EC"/>
    <w:rsid w:val="0076636E"/>
    <w:rsid w:val="00766490"/>
    <w:rsid w:val="00771198"/>
    <w:rsid w:val="00774604"/>
    <w:rsid w:val="0078075C"/>
    <w:rsid w:val="00784361"/>
    <w:rsid w:val="007866C0"/>
    <w:rsid w:val="007922B1"/>
    <w:rsid w:val="007961B9"/>
    <w:rsid w:val="007974C0"/>
    <w:rsid w:val="007A0381"/>
    <w:rsid w:val="007A1227"/>
    <w:rsid w:val="007A2C7C"/>
    <w:rsid w:val="007A330D"/>
    <w:rsid w:val="007A38F0"/>
    <w:rsid w:val="007A3C03"/>
    <w:rsid w:val="007A476B"/>
    <w:rsid w:val="007A5A68"/>
    <w:rsid w:val="007A76F8"/>
    <w:rsid w:val="007B2237"/>
    <w:rsid w:val="007B38A5"/>
    <w:rsid w:val="007C0718"/>
    <w:rsid w:val="007C15DC"/>
    <w:rsid w:val="007D0529"/>
    <w:rsid w:val="007D173C"/>
    <w:rsid w:val="007D209F"/>
    <w:rsid w:val="007D6F51"/>
    <w:rsid w:val="007E0397"/>
    <w:rsid w:val="007E3BFA"/>
    <w:rsid w:val="007E6A1F"/>
    <w:rsid w:val="007E6CC4"/>
    <w:rsid w:val="007F1BB6"/>
    <w:rsid w:val="007F38AC"/>
    <w:rsid w:val="007F5DDF"/>
    <w:rsid w:val="007F642F"/>
    <w:rsid w:val="00800344"/>
    <w:rsid w:val="00801D42"/>
    <w:rsid w:val="00803991"/>
    <w:rsid w:val="00805194"/>
    <w:rsid w:val="00805FAE"/>
    <w:rsid w:val="008068AC"/>
    <w:rsid w:val="0080798C"/>
    <w:rsid w:val="008116A2"/>
    <w:rsid w:val="00814F87"/>
    <w:rsid w:val="0081562C"/>
    <w:rsid w:val="008204BE"/>
    <w:rsid w:val="00820DFA"/>
    <w:rsid w:val="00822E1E"/>
    <w:rsid w:val="00824DD3"/>
    <w:rsid w:val="00830F48"/>
    <w:rsid w:val="00831A7B"/>
    <w:rsid w:val="00831B8A"/>
    <w:rsid w:val="00832027"/>
    <w:rsid w:val="00833B3D"/>
    <w:rsid w:val="00834EDE"/>
    <w:rsid w:val="00837B24"/>
    <w:rsid w:val="008412F5"/>
    <w:rsid w:val="0084555F"/>
    <w:rsid w:val="0084652F"/>
    <w:rsid w:val="00847176"/>
    <w:rsid w:val="00851CF9"/>
    <w:rsid w:val="00852892"/>
    <w:rsid w:val="00853164"/>
    <w:rsid w:val="00854661"/>
    <w:rsid w:val="00861B58"/>
    <w:rsid w:val="00863FD0"/>
    <w:rsid w:val="0086405D"/>
    <w:rsid w:val="00865FA6"/>
    <w:rsid w:val="00866B14"/>
    <w:rsid w:val="00867432"/>
    <w:rsid w:val="008900E1"/>
    <w:rsid w:val="00890DD5"/>
    <w:rsid w:val="00892E8F"/>
    <w:rsid w:val="00896025"/>
    <w:rsid w:val="008A3EB4"/>
    <w:rsid w:val="008B4060"/>
    <w:rsid w:val="008B4AB8"/>
    <w:rsid w:val="008B6CB0"/>
    <w:rsid w:val="008C2549"/>
    <w:rsid w:val="008C761A"/>
    <w:rsid w:val="008D0BCF"/>
    <w:rsid w:val="008D28A1"/>
    <w:rsid w:val="008D6B98"/>
    <w:rsid w:val="008E0C1A"/>
    <w:rsid w:val="008E1202"/>
    <w:rsid w:val="008E241D"/>
    <w:rsid w:val="008E491D"/>
    <w:rsid w:val="008E715B"/>
    <w:rsid w:val="008F05F8"/>
    <w:rsid w:val="008F25E7"/>
    <w:rsid w:val="008F4564"/>
    <w:rsid w:val="008F540C"/>
    <w:rsid w:val="008F5651"/>
    <w:rsid w:val="008F7D10"/>
    <w:rsid w:val="00902622"/>
    <w:rsid w:val="00906924"/>
    <w:rsid w:val="00906C53"/>
    <w:rsid w:val="00907644"/>
    <w:rsid w:val="00914433"/>
    <w:rsid w:val="0091533A"/>
    <w:rsid w:val="0092035D"/>
    <w:rsid w:val="00920CEE"/>
    <w:rsid w:val="009216C9"/>
    <w:rsid w:val="0092757D"/>
    <w:rsid w:val="00927C99"/>
    <w:rsid w:val="009305B0"/>
    <w:rsid w:val="0093223C"/>
    <w:rsid w:val="0093397A"/>
    <w:rsid w:val="00935006"/>
    <w:rsid w:val="00940066"/>
    <w:rsid w:val="00942090"/>
    <w:rsid w:val="00943E29"/>
    <w:rsid w:val="00944FF1"/>
    <w:rsid w:val="00946926"/>
    <w:rsid w:val="00954CB9"/>
    <w:rsid w:val="0096750E"/>
    <w:rsid w:val="00967892"/>
    <w:rsid w:val="00971BF9"/>
    <w:rsid w:val="00971C69"/>
    <w:rsid w:val="00973884"/>
    <w:rsid w:val="00975857"/>
    <w:rsid w:val="009768C8"/>
    <w:rsid w:val="00977F2C"/>
    <w:rsid w:val="009851CE"/>
    <w:rsid w:val="00987185"/>
    <w:rsid w:val="0099414A"/>
    <w:rsid w:val="009947F5"/>
    <w:rsid w:val="009A542C"/>
    <w:rsid w:val="009A787F"/>
    <w:rsid w:val="009A7C4F"/>
    <w:rsid w:val="009C156C"/>
    <w:rsid w:val="009C1891"/>
    <w:rsid w:val="009C3742"/>
    <w:rsid w:val="009C383B"/>
    <w:rsid w:val="009C476A"/>
    <w:rsid w:val="009C51BC"/>
    <w:rsid w:val="009C740A"/>
    <w:rsid w:val="009D0DD5"/>
    <w:rsid w:val="009D1C45"/>
    <w:rsid w:val="009D27B1"/>
    <w:rsid w:val="009D3671"/>
    <w:rsid w:val="009D4635"/>
    <w:rsid w:val="009D5A62"/>
    <w:rsid w:val="009D6849"/>
    <w:rsid w:val="009F3D86"/>
    <w:rsid w:val="009F3F79"/>
    <w:rsid w:val="009F51C4"/>
    <w:rsid w:val="009F74F1"/>
    <w:rsid w:val="00A00FE7"/>
    <w:rsid w:val="00A03DA9"/>
    <w:rsid w:val="00A05AF2"/>
    <w:rsid w:val="00A071A5"/>
    <w:rsid w:val="00A120C3"/>
    <w:rsid w:val="00A14A0B"/>
    <w:rsid w:val="00A15069"/>
    <w:rsid w:val="00A1507C"/>
    <w:rsid w:val="00A16520"/>
    <w:rsid w:val="00A21D0B"/>
    <w:rsid w:val="00A26343"/>
    <w:rsid w:val="00A311C8"/>
    <w:rsid w:val="00A345F1"/>
    <w:rsid w:val="00A37417"/>
    <w:rsid w:val="00A43296"/>
    <w:rsid w:val="00A43F3E"/>
    <w:rsid w:val="00A44D0D"/>
    <w:rsid w:val="00A465A3"/>
    <w:rsid w:val="00A46B74"/>
    <w:rsid w:val="00A46BB3"/>
    <w:rsid w:val="00A51058"/>
    <w:rsid w:val="00A55825"/>
    <w:rsid w:val="00A60402"/>
    <w:rsid w:val="00A74888"/>
    <w:rsid w:val="00A75E19"/>
    <w:rsid w:val="00A77A1D"/>
    <w:rsid w:val="00A81F42"/>
    <w:rsid w:val="00A861F5"/>
    <w:rsid w:val="00A90F41"/>
    <w:rsid w:val="00A93231"/>
    <w:rsid w:val="00A932A9"/>
    <w:rsid w:val="00A93848"/>
    <w:rsid w:val="00A965E4"/>
    <w:rsid w:val="00A97624"/>
    <w:rsid w:val="00AA0321"/>
    <w:rsid w:val="00AB26C5"/>
    <w:rsid w:val="00AC498A"/>
    <w:rsid w:val="00AC515E"/>
    <w:rsid w:val="00AC5AA5"/>
    <w:rsid w:val="00AC6ACD"/>
    <w:rsid w:val="00AD2F6A"/>
    <w:rsid w:val="00AD3BCA"/>
    <w:rsid w:val="00AD4BE2"/>
    <w:rsid w:val="00AD6604"/>
    <w:rsid w:val="00AE01E6"/>
    <w:rsid w:val="00AE2B82"/>
    <w:rsid w:val="00AE38C3"/>
    <w:rsid w:val="00AE5F6F"/>
    <w:rsid w:val="00AF177A"/>
    <w:rsid w:val="00AF3213"/>
    <w:rsid w:val="00AF51AB"/>
    <w:rsid w:val="00AF5F69"/>
    <w:rsid w:val="00B104A6"/>
    <w:rsid w:val="00B161D9"/>
    <w:rsid w:val="00B1625A"/>
    <w:rsid w:val="00B218D3"/>
    <w:rsid w:val="00B260EC"/>
    <w:rsid w:val="00B27CFA"/>
    <w:rsid w:val="00B32741"/>
    <w:rsid w:val="00B33275"/>
    <w:rsid w:val="00B3350E"/>
    <w:rsid w:val="00B3410B"/>
    <w:rsid w:val="00B35111"/>
    <w:rsid w:val="00B3571B"/>
    <w:rsid w:val="00B365E3"/>
    <w:rsid w:val="00B378CB"/>
    <w:rsid w:val="00B37C69"/>
    <w:rsid w:val="00B41457"/>
    <w:rsid w:val="00B415BF"/>
    <w:rsid w:val="00B43CD2"/>
    <w:rsid w:val="00B46AE1"/>
    <w:rsid w:val="00B5118B"/>
    <w:rsid w:val="00B5150F"/>
    <w:rsid w:val="00B53403"/>
    <w:rsid w:val="00B54597"/>
    <w:rsid w:val="00B631B7"/>
    <w:rsid w:val="00B63AC2"/>
    <w:rsid w:val="00B654DF"/>
    <w:rsid w:val="00B736F0"/>
    <w:rsid w:val="00B77688"/>
    <w:rsid w:val="00B812F2"/>
    <w:rsid w:val="00B8303E"/>
    <w:rsid w:val="00B83526"/>
    <w:rsid w:val="00B84261"/>
    <w:rsid w:val="00B848D0"/>
    <w:rsid w:val="00B86C21"/>
    <w:rsid w:val="00B90721"/>
    <w:rsid w:val="00B918B0"/>
    <w:rsid w:val="00B91F21"/>
    <w:rsid w:val="00B93AC1"/>
    <w:rsid w:val="00B94F38"/>
    <w:rsid w:val="00B97C8C"/>
    <w:rsid w:val="00BA00ED"/>
    <w:rsid w:val="00BB6F02"/>
    <w:rsid w:val="00BC0613"/>
    <w:rsid w:val="00BC21A5"/>
    <w:rsid w:val="00BC385F"/>
    <w:rsid w:val="00BC70BF"/>
    <w:rsid w:val="00BD2927"/>
    <w:rsid w:val="00BD51E6"/>
    <w:rsid w:val="00BE13AB"/>
    <w:rsid w:val="00BE2FC5"/>
    <w:rsid w:val="00BF6D3C"/>
    <w:rsid w:val="00BF7D12"/>
    <w:rsid w:val="00BF7E3B"/>
    <w:rsid w:val="00C00BF1"/>
    <w:rsid w:val="00C02020"/>
    <w:rsid w:val="00C025FC"/>
    <w:rsid w:val="00C073FD"/>
    <w:rsid w:val="00C135D3"/>
    <w:rsid w:val="00C26670"/>
    <w:rsid w:val="00C26904"/>
    <w:rsid w:val="00C26D5A"/>
    <w:rsid w:val="00C32943"/>
    <w:rsid w:val="00C32A9C"/>
    <w:rsid w:val="00C32EF0"/>
    <w:rsid w:val="00C332DC"/>
    <w:rsid w:val="00C375B5"/>
    <w:rsid w:val="00C42AE1"/>
    <w:rsid w:val="00C440EB"/>
    <w:rsid w:val="00C4532B"/>
    <w:rsid w:val="00C50B5D"/>
    <w:rsid w:val="00C53BD3"/>
    <w:rsid w:val="00C5428A"/>
    <w:rsid w:val="00C5668C"/>
    <w:rsid w:val="00C56BDB"/>
    <w:rsid w:val="00C573AF"/>
    <w:rsid w:val="00C57C11"/>
    <w:rsid w:val="00C620A7"/>
    <w:rsid w:val="00C63A00"/>
    <w:rsid w:val="00C6538D"/>
    <w:rsid w:val="00C717A5"/>
    <w:rsid w:val="00C74AB5"/>
    <w:rsid w:val="00C81455"/>
    <w:rsid w:val="00C84163"/>
    <w:rsid w:val="00C84A9B"/>
    <w:rsid w:val="00C86FF3"/>
    <w:rsid w:val="00C8708A"/>
    <w:rsid w:val="00C87B8E"/>
    <w:rsid w:val="00C93173"/>
    <w:rsid w:val="00CA3DE6"/>
    <w:rsid w:val="00CA5991"/>
    <w:rsid w:val="00CB0326"/>
    <w:rsid w:val="00CB13CD"/>
    <w:rsid w:val="00CB3A61"/>
    <w:rsid w:val="00CB5FB4"/>
    <w:rsid w:val="00CB6B4A"/>
    <w:rsid w:val="00CD023A"/>
    <w:rsid w:val="00CD1EA1"/>
    <w:rsid w:val="00CD7B23"/>
    <w:rsid w:val="00CE3936"/>
    <w:rsid w:val="00CE50AD"/>
    <w:rsid w:val="00CE54F2"/>
    <w:rsid w:val="00CE779C"/>
    <w:rsid w:val="00D00D9A"/>
    <w:rsid w:val="00D01E00"/>
    <w:rsid w:val="00D0212B"/>
    <w:rsid w:val="00D0345C"/>
    <w:rsid w:val="00D0368B"/>
    <w:rsid w:val="00D15A5C"/>
    <w:rsid w:val="00D16B82"/>
    <w:rsid w:val="00D17D0C"/>
    <w:rsid w:val="00D24444"/>
    <w:rsid w:val="00D2573F"/>
    <w:rsid w:val="00D26654"/>
    <w:rsid w:val="00D27741"/>
    <w:rsid w:val="00D27FCD"/>
    <w:rsid w:val="00D37D0A"/>
    <w:rsid w:val="00D414B0"/>
    <w:rsid w:val="00D4342F"/>
    <w:rsid w:val="00D4359E"/>
    <w:rsid w:val="00D446EA"/>
    <w:rsid w:val="00D47BC6"/>
    <w:rsid w:val="00D511CF"/>
    <w:rsid w:val="00D52436"/>
    <w:rsid w:val="00D54122"/>
    <w:rsid w:val="00D5703B"/>
    <w:rsid w:val="00D719E2"/>
    <w:rsid w:val="00D731A9"/>
    <w:rsid w:val="00D75590"/>
    <w:rsid w:val="00D8071A"/>
    <w:rsid w:val="00D80F0D"/>
    <w:rsid w:val="00D81794"/>
    <w:rsid w:val="00D833E2"/>
    <w:rsid w:val="00D8398B"/>
    <w:rsid w:val="00D83F72"/>
    <w:rsid w:val="00D840B9"/>
    <w:rsid w:val="00D85E1A"/>
    <w:rsid w:val="00D94F06"/>
    <w:rsid w:val="00D96559"/>
    <w:rsid w:val="00D96FEA"/>
    <w:rsid w:val="00D97B0E"/>
    <w:rsid w:val="00DA0E37"/>
    <w:rsid w:val="00DA16D8"/>
    <w:rsid w:val="00DA22EE"/>
    <w:rsid w:val="00DB03AF"/>
    <w:rsid w:val="00DB0AC1"/>
    <w:rsid w:val="00DB58B8"/>
    <w:rsid w:val="00DB6933"/>
    <w:rsid w:val="00DB6EB0"/>
    <w:rsid w:val="00DC2724"/>
    <w:rsid w:val="00DD4043"/>
    <w:rsid w:val="00DD5A26"/>
    <w:rsid w:val="00DE4773"/>
    <w:rsid w:val="00DE6E42"/>
    <w:rsid w:val="00DF0775"/>
    <w:rsid w:val="00DF27F5"/>
    <w:rsid w:val="00DF3821"/>
    <w:rsid w:val="00DF3F29"/>
    <w:rsid w:val="00DF40B4"/>
    <w:rsid w:val="00DF4C7A"/>
    <w:rsid w:val="00DF5BAA"/>
    <w:rsid w:val="00E01503"/>
    <w:rsid w:val="00E01B0D"/>
    <w:rsid w:val="00E05A4F"/>
    <w:rsid w:val="00E06A75"/>
    <w:rsid w:val="00E10BE4"/>
    <w:rsid w:val="00E11787"/>
    <w:rsid w:val="00E1249E"/>
    <w:rsid w:val="00E15F85"/>
    <w:rsid w:val="00E162A6"/>
    <w:rsid w:val="00E2118B"/>
    <w:rsid w:val="00E213D2"/>
    <w:rsid w:val="00E226AF"/>
    <w:rsid w:val="00E23030"/>
    <w:rsid w:val="00E2707E"/>
    <w:rsid w:val="00E2723F"/>
    <w:rsid w:val="00E312C9"/>
    <w:rsid w:val="00E31DEA"/>
    <w:rsid w:val="00E33581"/>
    <w:rsid w:val="00E33D07"/>
    <w:rsid w:val="00E33D09"/>
    <w:rsid w:val="00E35074"/>
    <w:rsid w:val="00E410E5"/>
    <w:rsid w:val="00E50E6B"/>
    <w:rsid w:val="00E5391E"/>
    <w:rsid w:val="00E55DAA"/>
    <w:rsid w:val="00E576C8"/>
    <w:rsid w:val="00E61A76"/>
    <w:rsid w:val="00E62B18"/>
    <w:rsid w:val="00E71BD4"/>
    <w:rsid w:val="00E71EEA"/>
    <w:rsid w:val="00E72399"/>
    <w:rsid w:val="00E72CDE"/>
    <w:rsid w:val="00E7482B"/>
    <w:rsid w:val="00E811FD"/>
    <w:rsid w:val="00E82462"/>
    <w:rsid w:val="00E8445C"/>
    <w:rsid w:val="00E94FF8"/>
    <w:rsid w:val="00E9744C"/>
    <w:rsid w:val="00EA28C9"/>
    <w:rsid w:val="00EA45DF"/>
    <w:rsid w:val="00EB1E18"/>
    <w:rsid w:val="00EB701F"/>
    <w:rsid w:val="00EC1CB9"/>
    <w:rsid w:val="00EC48DC"/>
    <w:rsid w:val="00ED251B"/>
    <w:rsid w:val="00ED3169"/>
    <w:rsid w:val="00ED33C0"/>
    <w:rsid w:val="00ED3953"/>
    <w:rsid w:val="00EE3B0A"/>
    <w:rsid w:val="00EE3BE8"/>
    <w:rsid w:val="00EE6E4C"/>
    <w:rsid w:val="00EF00A9"/>
    <w:rsid w:val="00EF0518"/>
    <w:rsid w:val="00EF119D"/>
    <w:rsid w:val="00EF4127"/>
    <w:rsid w:val="00EF4D34"/>
    <w:rsid w:val="00EF5D01"/>
    <w:rsid w:val="00EF6BDF"/>
    <w:rsid w:val="00EF79AA"/>
    <w:rsid w:val="00F00688"/>
    <w:rsid w:val="00F06414"/>
    <w:rsid w:val="00F06436"/>
    <w:rsid w:val="00F1142F"/>
    <w:rsid w:val="00F1565D"/>
    <w:rsid w:val="00F16FDB"/>
    <w:rsid w:val="00F208C0"/>
    <w:rsid w:val="00F217E4"/>
    <w:rsid w:val="00F26C6B"/>
    <w:rsid w:val="00F3506F"/>
    <w:rsid w:val="00F35A57"/>
    <w:rsid w:val="00F37023"/>
    <w:rsid w:val="00F41949"/>
    <w:rsid w:val="00F43C96"/>
    <w:rsid w:val="00F45A10"/>
    <w:rsid w:val="00F469F3"/>
    <w:rsid w:val="00F471CD"/>
    <w:rsid w:val="00F4797B"/>
    <w:rsid w:val="00F4797F"/>
    <w:rsid w:val="00F54B6A"/>
    <w:rsid w:val="00F54FE0"/>
    <w:rsid w:val="00F57496"/>
    <w:rsid w:val="00F61564"/>
    <w:rsid w:val="00F61BD3"/>
    <w:rsid w:val="00F626AF"/>
    <w:rsid w:val="00F63FF9"/>
    <w:rsid w:val="00F671A1"/>
    <w:rsid w:val="00F671E6"/>
    <w:rsid w:val="00F71973"/>
    <w:rsid w:val="00F724BF"/>
    <w:rsid w:val="00F74268"/>
    <w:rsid w:val="00F7476A"/>
    <w:rsid w:val="00F81921"/>
    <w:rsid w:val="00F84796"/>
    <w:rsid w:val="00F84CE2"/>
    <w:rsid w:val="00F857A0"/>
    <w:rsid w:val="00F9023B"/>
    <w:rsid w:val="00F93527"/>
    <w:rsid w:val="00F9766A"/>
    <w:rsid w:val="00FA26CE"/>
    <w:rsid w:val="00FA34A6"/>
    <w:rsid w:val="00FA7C26"/>
    <w:rsid w:val="00FB0671"/>
    <w:rsid w:val="00FB1034"/>
    <w:rsid w:val="00FB7FE4"/>
    <w:rsid w:val="00FC06C5"/>
    <w:rsid w:val="00FC0BBF"/>
    <w:rsid w:val="00FC1873"/>
    <w:rsid w:val="00FC3B1D"/>
    <w:rsid w:val="00FC611E"/>
    <w:rsid w:val="00FD3CA8"/>
    <w:rsid w:val="00FD54E9"/>
    <w:rsid w:val="00FD5DE6"/>
    <w:rsid w:val="00FD733E"/>
    <w:rsid w:val="00FE3261"/>
    <w:rsid w:val="00FE699C"/>
    <w:rsid w:val="00FF133B"/>
    <w:rsid w:val="00FF6F8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38694"/>
  <w15:chartTrackingRefBased/>
  <w15:docId w15:val="{64BD70BE-6BC9-4139-89FE-4C2ED8FF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1AFF"/>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rsid w:val="005E1AFF"/>
    <w:pPr>
      <w:keepNext/>
      <w:keepLines/>
      <w:spacing w:before="400" w:after="120"/>
      <w:outlineLvl w:val="0"/>
    </w:pPr>
    <w:rPr>
      <w:sz w:val="40"/>
      <w:szCs w:val="40"/>
    </w:rPr>
  </w:style>
  <w:style w:type="paragraph" w:styleId="Heading2">
    <w:name w:val="heading 2"/>
    <w:basedOn w:val="Normal"/>
    <w:next w:val="Normal"/>
    <w:link w:val="Heading2Char"/>
    <w:rsid w:val="005E1AFF"/>
    <w:pPr>
      <w:keepNext/>
      <w:keepLines/>
      <w:spacing w:before="360" w:after="120"/>
      <w:outlineLvl w:val="1"/>
    </w:pPr>
    <w:rPr>
      <w:sz w:val="32"/>
      <w:szCs w:val="32"/>
    </w:rPr>
  </w:style>
  <w:style w:type="paragraph" w:styleId="Heading3">
    <w:name w:val="heading 3"/>
    <w:basedOn w:val="Normal"/>
    <w:next w:val="Normal"/>
    <w:link w:val="Heading3Char"/>
    <w:rsid w:val="005E1AFF"/>
    <w:pPr>
      <w:keepNext/>
      <w:keepLines/>
      <w:spacing w:before="320" w:after="80"/>
      <w:outlineLvl w:val="2"/>
    </w:pPr>
    <w:rPr>
      <w:color w:val="434343"/>
      <w:sz w:val="28"/>
      <w:szCs w:val="28"/>
    </w:rPr>
  </w:style>
  <w:style w:type="paragraph" w:styleId="Heading4">
    <w:name w:val="heading 4"/>
    <w:basedOn w:val="Normal"/>
    <w:next w:val="Normal"/>
    <w:link w:val="Heading4Char"/>
    <w:rsid w:val="005E1AFF"/>
    <w:pPr>
      <w:keepNext/>
      <w:keepLines/>
      <w:spacing w:before="280" w:after="80"/>
      <w:outlineLvl w:val="3"/>
    </w:pPr>
    <w:rPr>
      <w:color w:val="666666"/>
      <w:sz w:val="24"/>
      <w:szCs w:val="24"/>
    </w:rPr>
  </w:style>
  <w:style w:type="paragraph" w:styleId="Heading5">
    <w:name w:val="heading 5"/>
    <w:basedOn w:val="Normal"/>
    <w:next w:val="Normal"/>
    <w:link w:val="Heading5Char"/>
    <w:rsid w:val="005E1AFF"/>
    <w:pPr>
      <w:keepNext/>
      <w:keepLines/>
      <w:spacing w:before="240" w:after="80"/>
      <w:outlineLvl w:val="4"/>
    </w:pPr>
    <w:rPr>
      <w:color w:val="666666"/>
    </w:rPr>
  </w:style>
  <w:style w:type="paragraph" w:styleId="Heading6">
    <w:name w:val="heading 6"/>
    <w:basedOn w:val="Normal"/>
    <w:next w:val="Normal"/>
    <w:link w:val="Heading6Char"/>
    <w:rsid w:val="005E1AFF"/>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114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4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4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1AFF"/>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1142F"/>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1142F"/>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1142F"/>
    <w:rPr>
      <w:rFonts w:ascii="Arial" w:eastAsia="Arial" w:hAnsi="Arial" w:cs="Arial"/>
      <w:color w:val="666666"/>
      <w:kern w:val="0"/>
      <w:lang w:val="en-US"/>
      <w14:ligatures w14:val="none"/>
    </w:rPr>
  </w:style>
  <w:style w:type="character" w:customStyle="1" w:styleId="Heading5Char">
    <w:name w:val="Heading 5 Char"/>
    <w:basedOn w:val="DefaultParagraphFont"/>
    <w:link w:val="Heading5"/>
    <w:rsid w:val="00F1142F"/>
    <w:rPr>
      <w:rFonts w:ascii="Arial" w:eastAsia="Arial" w:hAnsi="Arial" w:cs="Arial"/>
      <w:color w:val="666666"/>
      <w:kern w:val="0"/>
      <w:sz w:val="22"/>
      <w:szCs w:val="22"/>
      <w:lang w:val="en-US"/>
      <w14:ligatures w14:val="none"/>
    </w:rPr>
  </w:style>
  <w:style w:type="character" w:customStyle="1" w:styleId="Heading6Char">
    <w:name w:val="Heading 6 Char"/>
    <w:basedOn w:val="DefaultParagraphFont"/>
    <w:link w:val="Heading6"/>
    <w:rsid w:val="00F1142F"/>
    <w:rPr>
      <w:rFonts w:ascii="Arial" w:eastAsia="Arial" w:hAnsi="Arial" w:cs="Arial"/>
      <w:i/>
      <w:color w:val="666666"/>
      <w:kern w:val="0"/>
      <w:sz w:val="22"/>
      <w:szCs w:val="22"/>
      <w:lang w:val="en-US"/>
      <w14:ligatures w14:val="none"/>
    </w:rPr>
  </w:style>
  <w:style w:type="character" w:customStyle="1" w:styleId="Heading7Char">
    <w:name w:val="Heading 7 Char"/>
    <w:basedOn w:val="DefaultParagraphFont"/>
    <w:link w:val="Heading7"/>
    <w:uiPriority w:val="9"/>
    <w:semiHidden/>
    <w:rsid w:val="00F11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42F"/>
    <w:rPr>
      <w:rFonts w:eastAsiaTheme="majorEastAsia" w:cstheme="majorBidi"/>
      <w:color w:val="272727" w:themeColor="text1" w:themeTint="D8"/>
    </w:rPr>
  </w:style>
  <w:style w:type="paragraph" w:styleId="Title">
    <w:name w:val="Title"/>
    <w:basedOn w:val="Normal"/>
    <w:next w:val="Normal"/>
    <w:link w:val="TitleChar"/>
    <w:rsid w:val="005E1AFF"/>
    <w:pPr>
      <w:keepNext/>
      <w:keepLines/>
      <w:spacing w:after="60"/>
    </w:pPr>
    <w:rPr>
      <w:sz w:val="52"/>
      <w:szCs w:val="52"/>
    </w:rPr>
  </w:style>
  <w:style w:type="character" w:customStyle="1" w:styleId="TitleChar">
    <w:name w:val="Title Char"/>
    <w:basedOn w:val="DefaultParagraphFont"/>
    <w:link w:val="Title"/>
    <w:rsid w:val="00F1142F"/>
    <w:rPr>
      <w:rFonts w:ascii="Arial" w:eastAsia="Arial" w:hAnsi="Arial" w:cs="Arial"/>
      <w:kern w:val="0"/>
      <w:sz w:val="52"/>
      <w:szCs w:val="52"/>
      <w:lang w:val="en-US"/>
      <w14:ligatures w14:val="none"/>
    </w:rPr>
  </w:style>
  <w:style w:type="paragraph" w:styleId="Subtitle">
    <w:name w:val="Subtitle"/>
    <w:basedOn w:val="Normal"/>
    <w:next w:val="Normal"/>
    <w:link w:val="SubtitleChar"/>
    <w:rsid w:val="005E1AFF"/>
    <w:pPr>
      <w:keepNext/>
      <w:keepLines/>
      <w:spacing w:after="320"/>
    </w:pPr>
    <w:rPr>
      <w:color w:val="666666"/>
      <w:sz w:val="30"/>
      <w:szCs w:val="30"/>
    </w:rPr>
  </w:style>
  <w:style w:type="character" w:customStyle="1" w:styleId="SubtitleChar">
    <w:name w:val="Subtitle Char"/>
    <w:basedOn w:val="DefaultParagraphFont"/>
    <w:link w:val="Subtitle"/>
    <w:rsid w:val="00F1142F"/>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1142F"/>
    <w:pPr>
      <w:spacing w:before="160"/>
      <w:jc w:val="center"/>
    </w:pPr>
    <w:rPr>
      <w:i/>
      <w:iCs/>
      <w:color w:val="404040" w:themeColor="text1" w:themeTint="BF"/>
    </w:rPr>
  </w:style>
  <w:style w:type="character" w:customStyle="1" w:styleId="QuoteChar">
    <w:name w:val="Quote Char"/>
    <w:basedOn w:val="DefaultParagraphFont"/>
    <w:link w:val="Quote"/>
    <w:uiPriority w:val="29"/>
    <w:rsid w:val="00F1142F"/>
    <w:rPr>
      <w:i/>
      <w:iCs/>
      <w:color w:val="404040" w:themeColor="text1" w:themeTint="BF"/>
    </w:rPr>
  </w:style>
  <w:style w:type="paragraph" w:styleId="ListParagraph">
    <w:name w:val="List Paragraph"/>
    <w:basedOn w:val="Normal"/>
    <w:uiPriority w:val="34"/>
    <w:qFormat/>
    <w:rsid w:val="005E1AFF"/>
    <w:pPr>
      <w:ind w:left="720"/>
      <w:contextualSpacing/>
    </w:pPr>
  </w:style>
  <w:style w:type="character" w:styleId="IntenseEmphasis">
    <w:name w:val="Intense Emphasis"/>
    <w:basedOn w:val="DefaultParagraphFont"/>
    <w:uiPriority w:val="21"/>
    <w:qFormat/>
    <w:rsid w:val="00F1142F"/>
    <w:rPr>
      <w:i/>
      <w:iCs/>
      <w:color w:val="0F4761" w:themeColor="accent1" w:themeShade="BF"/>
    </w:rPr>
  </w:style>
  <w:style w:type="paragraph" w:styleId="IntenseQuote">
    <w:name w:val="Intense Quote"/>
    <w:basedOn w:val="Normal"/>
    <w:next w:val="Normal"/>
    <w:link w:val="IntenseQuoteChar"/>
    <w:uiPriority w:val="30"/>
    <w:qFormat/>
    <w:rsid w:val="00F1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42F"/>
    <w:rPr>
      <w:i/>
      <w:iCs/>
      <w:color w:val="0F4761" w:themeColor="accent1" w:themeShade="BF"/>
    </w:rPr>
  </w:style>
  <w:style w:type="character" w:styleId="IntenseReference">
    <w:name w:val="Intense Reference"/>
    <w:basedOn w:val="DefaultParagraphFont"/>
    <w:uiPriority w:val="32"/>
    <w:qFormat/>
    <w:rsid w:val="00F1142F"/>
    <w:rPr>
      <w:b/>
      <w:bCs/>
      <w:smallCaps/>
      <w:color w:val="0F4761" w:themeColor="accent1" w:themeShade="BF"/>
      <w:spacing w:val="5"/>
    </w:rPr>
  </w:style>
  <w:style w:type="paragraph" w:styleId="Footer">
    <w:name w:val="footer"/>
    <w:basedOn w:val="Normal"/>
    <w:link w:val="FooterChar"/>
    <w:uiPriority w:val="99"/>
    <w:unhideWhenUsed/>
    <w:rsid w:val="005E1AFF"/>
    <w:pPr>
      <w:tabs>
        <w:tab w:val="center" w:pos="4513"/>
        <w:tab w:val="right" w:pos="9026"/>
      </w:tabs>
      <w:spacing w:line="240" w:lineRule="auto"/>
    </w:pPr>
  </w:style>
  <w:style w:type="character" w:customStyle="1" w:styleId="FooterChar">
    <w:name w:val="Footer Char"/>
    <w:basedOn w:val="DefaultParagraphFont"/>
    <w:link w:val="Footer"/>
    <w:uiPriority w:val="99"/>
    <w:rsid w:val="005E1AFF"/>
    <w:rPr>
      <w:rFonts w:ascii="Arial" w:eastAsia="Arial" w:hAnsi="Arial" w:cs="Arial"/>
      <w:kern w:val="0"/>
      <w:sz w:val="22"/>
      <w:szCs w:val="22"/>
      <w:lang w:val="en-US"/>
      <w14:ligatures w14:val="none"/>
    </w:rPr>
  </w:style>
  <w:style w:type="paragraph" w:styleId="BodyText">
    <w:name w:val="Body Text"/>
    <w:basedOn w:val="Normal"/>
    <w:link w:val="BodyTextChar"/>
    <w:qFormat/>
    <w:rsid w:val="00F45A10"/>
    <w:pPr>
      <w:spacing w:before="180" w:after="180" w:line="240" w:lineRule="auto"/>
    </w:pPr>
  </w:style>
  <w:style w:type="character" w:customStyle="1" w:styleId="BodyTextChar">
    <w:name w:val="Body Text Char"/>
    <w:basedOn w:val="DefaultParagraphFont"/>
    <w:link w:val="BodyText"/>
    <w:rsid w:val="00F45A10"/>
    <w:rPr>
      <w:kern w:val="0"/>
      <w:lang w:val="en-US"/>
      <w14:ligatures w14:val="none"/>
    </w:rPr>
  </w:style>
  <w:style w:type="paragraph" w:customStyle="1" w:styleId="FirstParagraph">
    <w:name w:val="First Paragraph"/>
    <w:basedOn w:val="BodyText"/>
    <w:next w:val="BodyText"/>
    <w:qFormat/>
    <w:rsid w:val="00F45A10"/>
  </w:style>
  <w:style w:type="paragraph" w:customStyle="1" w:styleId="Compact">
    <w:name w:val="Compact"/>
    <w:basedOn w:val="BodyText"/>
    <w:qFormat/>
    <w:rsid w:val="006172CE"/>
    <w:pPr>
      <w:spacing w:before="36" w:after="36"/>
    </w:pPr>
  </w:style>
  <w:style w:type="character" w:customStyle="1" w:styleId="VerbatimChar">
    <w:name w:val="Verbatim Char"/>
    <w:basedOn w:val="DefaultParagraphFont"/>
    <w:link w:val="SourceCode"/>
    <w:rsid w:val="009A787F"/>
    <w:rPr>
      <w:rFonts w:ascii="Consolas" w:hAnsi="Consolas"/>
      <w:sz w:val="22"/>
    </w:rPr>
  </w:style>
  <w:style w:type="paragraph" w:customStyle="1" w:styleId="SourceCode">
    <w:name w:val="Source Code"/>
    <w:basedOn w:val="Normal"/>
    <w:link w:val="VerbatimChar"/>
    <w:rsid w:val="009A787F"/>
    <w:pPr>
      <w:wordWrap w:val="0"/>
      <w:spacing w:after="200" w:line="240" w:lineRule="auto"/>
    </w:pPr>
    <w:rPr>
      <w:rFonts w:ascii="Consolas" w:hAnsi="Consolas"/>
    </w:rPr>
  </w:style>
  <w:style w:type="character" w:customStyle="1" w:styleId="DataTypeTok">
    <w:name w:val="DataTypeTok"/>
    <w:basedOn w:val="VerbatimChar"/>
    <w:rsid w:val="009A787F"/>
    <w:rPr>
      <w:rFonts w:ascii="Consolas" w:hAnsi="Consolas"/>
      <w:color w:val="902000"/>
      <w:sz w:val="22"/>
    </w:rPr>
  </w:style>
  <w:style w:type="character" w:customStyle="1" w:styleId="ExtensionTok">
    <w:name w:val="ExtensionTok"/>
    <w:basedOn w:val="VerbatimChar"/>
    <w:rsid w:val="009A787F"/>
    <w:rPr>
      <w:rFonts w:ascii="Consolas" w:hAnsi="Consolas"/>
      <w:sz w:val="22"/>
    </w:rPr>
  </w:style>
  <w:style w:type="character" w:customStyle="1" w:styleId="AttributeTok">
    <w:name w:val="AttributeTok"/>
    <w:basedOn w:val="VerbatimChar"/>
    <w:rsid w:val="009A787F"/>
    <w:rPr>
      <w:rFonts w:ascii="Consolas" w:hAnsi="Consolas"/>
      <w:color w:val="7D9029"/>
      <w:sz w:val="22"/>
    </w:rPr>
  </w:style>
  <w:style w:type="character" w:customStyle="1" w:styleId="NormalTok">
    <w:name w:val="NormalTok"/>
    <w:basedOn w:val="VerbatimChar"/>
    <w:rsid w:val="009A787F"/>
    <w:rPr>
      <w:rFonts w:ascii="Consolas" w:hAnsi="Consolas"/>
      <w:sz w:val="22"/>
    </w:rPr>
  </w:style>
  <w:style w:type="character" w:customStyle="1" w:styleId="StringTok">
    <w:name w:val="StringTok"/>
    <w:basedOn w:val="VerbatimChar"/>
    <w:rsid w:val="00421DCD"/>
    <w:rPr>
      <w:rFonts w:ascii="Consolas" w:hAnsi="Consolas"/>
      <w:color w:val="4070A0"/>
      <w:sz w:val="22"/>
    </w:rPr>
  </w:style>
  <w:style w:type="character" w:customStyle="1" w:styleId="CommentTok">
    <w:name w:val="CommentTok"/>
    <w:basedOn w:val="VerbatimChar"/>
    <w:rsid w:val="00421DCD"/>
    <w:rPr>
      <w:rFonts w:ascii="Consolas" w:hAnsi="Consolas"/>
      <w:i/>
      <w:color w:val="60A0B0"/>
      <w:sz w:val="22"/>
    </w:rPr>
  </w:style>
  <w:style w:type="character" w:customStyle="1" w:styleId="OperatorTok">
    <w:name w:val="OperatorTok"/>
    <w:basedOn w:val="VerbatimChar"/>
    <w:rsid w:val="00421DCD"/>
    <w:rPr>
      <w:rFonts w:ascii="Consolas" w:hAnsi="Consolas"/>
      <w:color w:val="666666"/>
      <w:sz w:val="22"/>
    </w:rPr>
  </w:style>
  <w:style w:type="character" w:customStyle="1" w:styleId="FunctionTok">
    <w:name w:val="FunctionTok"/>
    <w:basedOn w:val="VerbatimChar"/>
    <w:rsid w:val="002D5ADC"/>
    <w:rPr>
      <w:rFonts w:ascii="Consolas" w:hAnsi="Consolas"/>
      <w:color w:val="06287E"/>
      <w:sz w:val="22"/>
    </w:rPr>
  </w:style>
  <w:style w:type="paragraph" w:styleId="NormalWeb">
    <w:name w:val="Normal (Web)"/>
    <w:basedOn w:val="Normal"/>
    <w:uiPriority w:val="99"/>
    <w:unhideWhenUsed/>
    <w:rsid w:val="00FB1034"/>
    <w:rPr>
      <w:rFonts w:ascii="Times New Roman" w:hAnsi="Times New Roman" w:cs="Times New Roman"/>
    </w:rPr>
  </w:style>
  <w:style w:type="character" w:styleId="Hyperlink">
    <w:name w:val="Hyperlink"/>
    <w:basedOn w:val="DefaultParagraphFont"/>
    <w:uiPriority w:val="99"/>
    <w:unhideWhenUsed/>
    <w:rsid w:val="005E1AFF"/>
    <w:rPr>
      <w:color w:val="467886" w:themeColor="hyperlink"/>
      <w:u w:val="single"/>
    </w:rPr>
  </w:style>
  <w:style w:type="character" w:styleId="UnresolvedMention">
    <w:name w:val="Unresolved Mention"/>
    <w:basedOn w:val="DefaultParagraphFont"/>
    <w:uiPriority w:val="99"/>
    <w:semiHidden/>
    <w:unhideWhenUsed/>
    <w:rsid w:val="005E1AFF"/>
    <w:rPr>
      <w:color w:val="605E5C"/>
      <w:shd w:val="clear" w:color="auto" w:fill="E1DFDD"/>
    </w:rPr>
  </w:style>
  <w:style w:type="character" w:styleId="Strong">
    <w:name w:val="Strong"/>
    <w:basedOn w:val="DefaultParagraphFont"/>
    <w:uiPriority w:val="22"/>
    <w:qFormat/>
    <w:rsid w:val="007F38AC"/>
    <w:rPr>
      <w:b/>
      <w:bCs/>
    </w:rPr>
  </w:style>
  <w:style w:type="paragraph" w:customStyle="1" w:styleId="alt">
    <w:name w:val="alt"/>
    <w:basedOn w:val="Normal"/>
    <w:rsid w:val="005E1AFF"/>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5E1A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AFF"/>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5E1AF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E1AFF"/>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5E1AFF"/>
    <w:pPr>
      <w:spacing w:after="60"/>
      <w:jc w:val="both"/>
    </w:pPr>
    <w:rPr>
      <w:rFonts w:ascii="Arial" w:hAnsi="Arial"/>
      <w:sz w:val="22"/>
      <w:szCs w:val="22"/>
    </w:rPr>
  </w:style>
  <w:style w:type="character" w:customStyle="1" w:styleId="bpbbodyEngChar">
    <w:name w:val="bpb_body_Eng Char"/>
    <w:basedOn w:val="DefaultParagraphFont"/>
    <w:link w:val="bpbbodyEng"/>
    <w:locked/>
    <w:rsid w:val="005E1AFF"/>
    <w:rPr>
      <w:rFonts w:ascii="Arial" w:eastAsia="Arial" w:hAnsi="Arial" w:cs="Arial"/>
      <w:kern w:val="0"/>
      <w:sz w:val="22"/>
      <w:szCs w:val="22"/>
      <w:lang w:val="en-US"/>
      <w14:ligatures w14:val="none"/>
    </w:rPr>
  </w:style>
  <w:style w:type="paragraph" w:customStyle="1" w:styleId="ChapterTitleBPBHEB">
    <w:name w:val="Chapter Title [BPB HEB]"/>
    <w:basedOn w:val="Heading1"/>
    <w:link w:val="ChapterTitleBPBHEBChar"/>
    <w:qFormat/>
    <w:rsid w:val="005E1AFF"/>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5E1AFF"/>
    <w:rPr>
      <w:rFonts w:ascii="Palatino Linotype" w:eastAsia="Palatino Linotype" w:hAnsi="Palatino Linotype" w:cs="Palatino Linotype"/>
      <w:b/>
      <w:color w:val="0F4761" w:themeColor="accent1" w:themeShade="BF"/>
      <w:kern w:val="0"/>
      <w:sz w:val="80"/>
      <w:szCs w:val="80"/>
      <w:lang w:val="en-US"/>
      <w14:ligatures w14:val="none"/>
    </w:rPr>
  </w:style>
  <w:style w:type="paragraph" w:customStyle="1" w:styleId="ChapterTitleNumberBPBHEB">
    <w:name w:val="Chapter Title Number [BPB HEB]"/>
    <w:basedOn w:val="Heading1"/>
    <w:link w:val="ChapterTitleNumberBPBHEBChar"/>
    <w:qFormat/>
    <w:rsid w:val="005E1AFF"/>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5E1AFF"/>
    <w:rPr>
      <w:rFonts w:ascii="Palatino Linotype" w:eastAsia="Palatino Linotype" w:hAnsi="Palatino Linotype" w:cs="Palatino Linotype"/>
      <w:bCs/>
      <w:smallCaps/>
      <w:color w:val="0F4761"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5E1AFF"/>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5E1AFF"/>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5E1AFF"/>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E1AFF"/>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5E1AFF"/>
    <w:rPr>
      <w:sz w:val="16"/>
      <w:szCs w:val="16"/>
    </w:rPr>
  </w:style>
  <w:style w:type="paragraph" w:styleId="CommentText">
    <w:name w:val="annotation text"/>
    <w:basedOn w:val="Normal"/>
    <w:link w:val="CommentTextChar"/>
    <w:uiPriority w:val="99"/>
    <w:unhideWhenUsed/>
    <w:rsid w:val="005E1AFF"/>
    <w:pPr>
      <w:spacing w:line="240" w:lineRule="auto"/>
    </w:pPr>
    <w:rPr>
      <w:sz w:val="20"/>
      <w:szCs w:val="20"/>
    </w:rPr>
  </w:style>
  <w:style w:type="character" w:customStyle="1" w:styleId="CommentTextChar">
    <w:name w:val="Comment Text Char"/>
    <w:basedOn w:val="DefaultParagraphFont"/>
    <w:link w:val="CommentText"/>
    <w:uiPriority w:val="99"/>
    <w:rsid w:val="005E1AFF"/>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E1AFF"/>
    <w:rPr>
      <w:b/>
      <w:bCs/>
    </w:rPr>
  </w:style>
  <w:style w:type="character" w:customStyle="1" w:styleId="CommentSubjectChar">
    <w:name w:val="Comment Subject Char"/>
    <w:basedOn w:val="CommentTextChar"/>
    <w:link w:val="CommentSubject"/>
    <w:uiPriority w:val="99"/>
    <w:semiHidden/>
    <w:rsid w:val="005E1AFF"/>
    <w:rPr>
      <w:rFonts w:ascii="Arial" w:eastAsia="Arial" w:hAnsi="Arial" w:cs="Arial"/>
      <w:b/>
      <w:bCs/>
      <w:kern w:val="0"/>
      <w:sz w:val="20"/>
      <w:szCs w:val="20"/>
      <w:lang w:val="en-US"/>
      <w14:ligatures w14:val="none"/>
    </w:rPr>
  </w:style>
  <w:style w:type="paragraph" w:customStyle="1" w:styleId="FigureBPB">
    <w:name w:val="Figure [BPB]"/>
    <w:basedOn w:val="Normal"/>
    <w:qFormat/>
    <w:rsid w:val="005E1AFF"/>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5E1AFF"/>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E1AFF"/>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5E1AFF"/>
    <w:rPr>
      <w:color w:val="96607D" w:themeColor="followedHyperlink"/>
      <w:u w:val="single"/>
    </w:rPr>
  </w:style>
  <w:style w:type="paragraph" w:styleId="Header">
    <w:name w:val="header"/>
    <w:basedOn w:val="Normal"/>
    <w:link w:val="HeaderChar"/>
    <w:uiPriority w:val="99"/>
    <w:unhideWhenUsed/>
    <w:rsid w:val="005E1AFF"/>
    <w:pPr>
      <w:tabs>
        <w:tab w:val="center" w:pos="4513"/>
        <w:tab w:val="right" w:pos="9026"/>
      </w:tabs>
      <w:spacing w:line="240" w:lineRule="auto"/>
    </w:pPr>
  </w:style>
  <w:style w:type="character" w:customStyle="1" w:styleId="HeaderChar">
    <w:name w:val="Header Char"/>
    <w:basedOn w:val="DefaultParagraphFont"/>
    <w:link w:val="Header"/>
    <w:uiPriority w:val="99"/>
    <w:rsid w:val="005E1AFF"/>
    <w:rPr>
      <w:rFonts w:ascii="Arial" w:eastAsia="Arial" w:hAnsi="Arial" w:cs="Arial"/>
      <w:kern w:val="0"/>
      <w:sz w:val="22"/>
      <w:szCs w:val="22"/>
      <w:lang w:val="en-US"/>
      <w14:ligatures w14:val="none"/>
    </w:rPr>
  </w:style>
  <w:style w:type="paragraph" w:customStyle="1" w:styleId="Heading1BPBHEB">
    <w:name w:val="Heading 1 [BPB HEB]"/>
    <w:basedOn w:val="Heading1"/>
    <w:rsid w:val="005E1AFF"/>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5E1AFF"/>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E1AFF"/>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5E1AFF"/>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5E1AFF"/>
  </w:style>
  <w:style w:type="character" w:customStyle="1" w:styleId="hljs-attribute">
    <w:name w:val="hljs-attribute"/>
    <w:basedOn w:val="DefaultParagraphFont"/>
    <w:rsid w:val="005E1AFF"/>
  </w:style>
  <w:style w:type="character" w:customStyle="1" w:styleId="hljs-builtin">
    <w:name w:val="hljs-built_in"/>
    <w:basedOn w:val="DefaultParagraphFont"/>
    <w:rsid w:val="005E1AFF"/>
  </w:style>
  <w:style w:type="character" w:customStyle="1" w:styleId="hljs-keyword">
    <w:name w:val="hljs-keyword"/>
    <w:basedOn w:val="DefaultParagraphFont"/>
    <w:rsid w:val="005E1AFF"/>
  </w:style>
  <w:style w:type="character" w:customStyle="1" w:styleId="hljs-meta">
    <w:name w:val="hljs-meta"/>
    <w:basedOn w:val="DefaultParagraphFont"/>
    <w:rsid w:val="005E1AFF"/>
  </w:style>
  <w:style w:type="character" w:customStyle="1" w:styleId="hljs-meta-keyword">
    <w:name w:val="hljs-meta-keyword"/>
    <w:basedOn w:val="DefaultParagraphFont"/>
    <w:rsid w:val="005E1AFF"/>
  </w:style>
  <w:style w:type="character" w:customStyle="1" w:styleId="hljs-name">
    <w:name w:val="hljs-name"/>
    <w:basedOn w:val="DefaultParagraphFont"/>
    <w:rsid w:val="005E1AFF"/>
  </w:style>
  <w:style w:type="character" w:customStyle="1" w:styleId="hljs-number">
    <w:name w:val="hljs-number"/>
    <w:basedOn w:val="DefaultParagraphFont"/>
    <w:rsid w:val="005E1AFF"/>
  </w:style>
  <w:style w:type="character" w:customStyle="1" w:styleId="hljs-selector-class">
    <w:name w:val="hljs-selector-class"/>
    <w:basedOn w:val="DefaultParagraphFont"/>
    <w:rsid w:val="005E1AFF"/>
  </w:style>
  <w:style w:type="character" w:customStyle="1" w:styleId="hljs-selector-tag">
    <w:name w:val="hljs-selector-tag"/>
    <w:basedOn w:val="DefaultParagraphFont"/>
    <w:rsid w:val="005E1AFF"/>
  </w:style>
  <w:style w:type="character" w:customStyle="1" w:styleId="hljs-string">
    <w:name w:val="hljs-string"/>
    <w:basedOn w:val="DefaultParagraphFont"/>
    <w:rsid w:val="005E1AFF"/>
  </w:style>
  <w:style w:type="character" w:customStyle="1" w:styleId="hljs-symbol">
    <w:name w:val="hljs-symbol"/>
    <w:basedOn w:val="DefaultParagraphFont"/>
    <w:rsid w:val="005E1AFF"/>
  </w:style>
  <w:style w:type="character" w:customStyle="1" w:styleId="hljs-tag">
    <w:name w:val="hljs-tag"/>
    <w:basedOn w:val="DefaultParagraphFont"/>
    <w:rsid w:val="005E1AFF"/>
  </w:style>
  <w:style w:type="character" w:styleId="HTMLAcronym">
    <w:name w:val="HTML Acronym"/>
    <w:basedOn w:val="DefaultParagraphFont"/>
    <w:uiPriority w:val="99"/>
    <w:unhideWhenUsed/>
    <w:rsid w:val="005E1AFF"/>
  </w:style>
  <w:style w:type="character" w:styleId="HTMLCode">
    <w:name w:val="HTML Code"/>
    <w:basedOn w:val="DefaultParagraphFont"/>
    <w:uiPriority w:val="99"/>
    <w:unhideWhenUsed/>
    <w:rsid w:val="005E1AFF"/>
    <w:rPr>
      <w:rFonts w:ascii="Consolas" w:hAnsi="Consolas"/>
      <w:sz w:val="20"/>
      <w:szCs w:val="20"/>
    </w:rPr>
  </w:style>
  <w:style w:type="character" w:styleId="HTMLKeyboard">
    <w:name w:val="HTML Keyboard"/>
    <w:basedOn w:val="DefaultParagraphFont"/>
    <w:uiPriority w:val="99"/>
    <w:unhideWhenUsed/>
    <w:rsid w:val="005E1AFF"/>
    <w:rPr>
      <w:rFonts w:ascii="Consolas" w:hAnsi="Consolas"/>
      <w:sz w:val="20"/>
      <w:szCs w:val="20"/>
    </w:rPr>
  </w:style>
  <w:style w:type="paragraph" w:styleId="HTMLPreformatted">
    <w:name w:val="HTML Preformatted"/>
    <w:basedOn w:val="Normal"/>
    <w:link w:val="HTMLPreformattedChar"/>
    <w:uiPriority w:val="99"/>
    <w:unhideWhenUsed/>
    <w:rsid w:val="005E1AFF"/>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E1AFF"/>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5E1AFF"/>
    <w:rPr>
      <w:rFonts w:ascii="Consolas" w:hAnsi="Consolas"/>
      <w:sz w:val="24"/>
      <w:szCs w:val="24"/>
    </w:rPr>
  </w:style>
  <w:style w:type="character" w:styleId="HTMLTypewriter">
    <w:name w:val="HTML Typewriter"/>
    <w:basedOn w:val="DefaultParagraphFont"/>
    <w:uiPriority w:val="99"/>
    <w:unhideWhenUsed/>
    <w:rsid w:val="005E1AFF"/>
    <w:rPr>
      <w:rFonts w:ascii="Consolas" w:hAnsi="Consolas"/>
      <w:sz w:val="20"/>
      <w:szCs w:val="20"/>
    </w:rPr>
  </w:style>
  <w:style w:type="character" w:styleId="HTMLVariable">
    <w:name w:val="HTML Variable"/>
    <w:basedOn w:val="DefaultParagraphFont"/>
    <w:uiPriority w:val="99"/>
    <w:unhideWhenUsed/>
    <w:rsid w:val="005E1AFF"/>
    <w:rPr>
      <w:i/>
      <w:iCs/>
    </w:rPr>
  </w:style>
  <w:style w:type="paragraph" w:customStyle="1" w:styleId="LinkBPBHEB">
    <w:name w:val="Link [BPB HEB]"/>
    <w:basedOn w:val="Normal"/>
    <w:link w:val="LinkBPBHEBChar"/>
    <w:qFormat/>
    <w:rsid w:val="005E1AFF"/>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5E1AFF"/>
    <w:rPr>
      <w:rFonts w:ascii="Palatino Linotype" w:eastAsia="Arial" w:hAnsi="Palatino Linotype" w:cs="Arial"/>
      <w:b/>
      <w:kern w:val="0"/>
      <w:sz w:val="22"/>
      <w:szCs w:val="22"/>
      <w:shd w:val="clear" w:color="auto" w:fill="FFFFFF"/>
      <w:lang w:val="en-US"/>
      <w14:ligatures w14:val="none"/>
    </w:rPr>
  </w:style>
  <w:style w:type="paragraph" w:styleId="ListBullet">
    <w:name w:val="List Bullet"/>
    <w:basedOn w:val="Normal"/>
    <w:uiPriority w:val="99"/>
    <w:unhideWhenUsed/>
    <w:rsid w:val="005E1AFF"/>
    <w:pPr>
      <w:numPr>
        <w:numId w:val="15"/>
      </w:numPr>
      <w:contextualSpacing/>
    </w:pPr>
  </w:style>
  <w:style w:type="paragraph" w:customStyle="1" w:styleId="NormalBPBHEB">
    <w:name w:val="Normal [BPB HEB]"/>
    <w:basedOn w:val="Normal"/>
    <w:link w:val="NormalBPBHEBChar"/>
    <w:qFormat/>
    <w:rsid w:val="005E1AFF"/>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E1AFF"/>
    <w:rPr>
      <w:rFonts w:ascii="Palatino Linotype" w:eastAsia="Palatino Linotype" w:hAnsi="Palatino Linotype" w:cs="Palatino Linotype"/>
      <w:kern w:val="0"/>
      <w:sz w:val="22"/>
      <w:szCs w:val="22"/>
      <w:shd w:val="clear" w:color="auto" w:fill="FFFFFF"/>
      <w:lang w:val="en-US"/>
      <w14:ligatures w14:val="none"/>
    </w:rPr>
  </w:style>
  <w:style w:type="character" w:customStyle="1" w:styleId="ReferencesBPBHEB">
    <w:name w:val="References [BPB HEB]"/>
    <w:basedOn w:val="DefaultParagraphFont"/>
    <w:uiPriority w:val="1"/>
    <w:qFormat/>
    <w:rsid w:val="005E1AFF"/>
    <w:rPr>
      <w:rFonts w:ascii="Palatino Linotype" w:hAnsi="Palatino Linotype"/>
      <w:i/>
      <w:sz w:val="24"/>
    </w:rPr>
  </w:style>
  <w:style w:type="character" w:customStyle="1" w:styleId="ScreenTextBPBHEB">
    <w:name w:val="ScreenText[BPB HEB]"/>
    <w:basedOn w:val="NormalBPBHEBChar"/>
    <w:uiPriority w:val="1"/>
    <w:qFormat/>
    <w:rsid w:val="005E1AFF"/>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5E1AFF"/>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E1AFF"/>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5E1AFF"/>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5E1AFF"/>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customStyle="1" w:styleId="UnresolvedMention1">
    <w:name w:val="Unresolved Mention1"/>
    <w:basedOn w:val="DefaultParagraphFont"/>
    <w:uiPriority w:val="99"/>
    <w:semiHidden/>
    <w:unhideWhenUsed/>
    <w:rsid w:val="005E1AFF"/>
    <w:rPr>
      <w:color w:val="605E5C"/>
      <w:shd w:val="clear" w:color="auto" w:fill="E1DFDD"/>
    </w:rPr>
  </w:style>
  <w:style w:type="paragraph" w:customStyle="1" w:styleId="FigureBPBHEB">
    <w:name w:val="Figure [BPB HEB]"/>
    <w:basedOn w:val="Normal"/>
    <w:qFormat/>
    <w:rsid w:val="005E1AFF"/>
    <w:pPr>
      <w:spacing w:after="200"/>
      <w:jc w:val="center"/>
    </w:pPr>
    <w:rPr>
      <w:rFonts w:ascii="Palatino Linotype" w:hAnsi="Palatino Linotype"/>
      <w:sz w:val="18"/>
    </w:rPr>
  </w:style>
  <w:style w:type="paragraph" w:styleId="Revision">
    <w:name w:val="Revision"/>
    <w:hidden/>
    <w:uiPriority w:val="99"/>
    <w:semiHidden/>
    <w:rsid w:val="00A00FE7"/>
    <w:pPr>
      <w:spacing w:after="0" w:line="240" w:lineRule="auto"/>
    </w:pPr>
    <w:rPr>
      <w:rFonts w:ascii="Arial" w:eastAsia="Arial" w:hAnsi="Arial" w:cs="Arial"/>
      <w:kern w:val="0"/>
      <w:sz w:val="22"/>
      <w:szCs w:val="22"/>
      <w:lang w:val="en-US"/>
      <w14:ligatures w14:val="none"/>
    </w:rPr>
  </w:style>
  <w:style w:type="table" w:styleId="TableGridLight">
    <w:name w:val="Grid Table Light"/>
    <w:basedOn w:val="TableNormal"/>
    <w:uiPriority w:val="40"/>
    <w:rsid w:val="000A6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818">
      <w:bodyDiv w:val="1"/>
      <w:marLeft w:val="0"/>
      <w:marRight w:val="0"/>
      <w:marTop w:val="0"/>
      <w:marBottom w:val="0"/>
      <w:divBdr>
        <w:top w:val="none" w:sz="0" w:space="0" w:color="auto"/>
        <w:left w:val="none" w:sz="0" w:space="0" w:color="auto"/>
        <w:bottom w:val="none" w:sz="0" w:space="0" w:color="auto"/>
        <w:right w:val="none" w:sz="0" w:space="0" w:color="auto"/>
      </w:divBdr>
    </w:div>
    <w:div w:id="77749366">
      <w:bodyDiv w:val="1"/>
      <w:marLeft w:val="0"/>
      <w:marRight w:val="0"/>
      <w:marTop w:val="0"/>
      <w:marBottom w:val="0"/>
      <w:divBdr>
        <w:top w:val="none" w:sz="0" w:space="0" w:color="auto"/>
        <w:left w:val="none" w:sz="0" w:space="0" w:color="auto"/>
        <w:bottom w:val="none" w:sz="0" w:space="0" w:color="auto"/>
        <w:right w:val="none" w:sz="0" w:space="0" w:color="auto"/>
      </w:divBdr>
    </w:div>
    <w:div w:id="179634955">
      <w:bodyDiv w:val="1"/>
      <w:marLeft w:val="0"/>
      <w:marRight w:val="0"/>
      <w:marTop w:val="0"/>
      <w:marBottom w:val="0"/>
      <w:divBdr>
        <w:top w:val="none" w:sz="0" w:space="0" w:color="auto"/>
        <w:left w:val="none" w:sz="0" w:space="0" w:color="auto"/>
        <w:bottom w:val="none" w:sz="0" w:space="0" w:color="auto"/>
        <w:right w:val="none" w:sz="0" w:space="0" w:color="auto"/>
      </w:divBdr>
    </w:div>
    <w:div w:id="198980623">
      <w:bodyDiv w:val="1"/>
      <w:marLeft w:val="0"/>
      <w:marRight w:val="0"/>
      <w:marTop w:val="0"/>
      <w:marBottom w:val="0"/>
      <w:divBdr>
        <w:top w:val="none" w:sz="0" w:space="0" w:color="auto"/>
        <w:left w:val="none" w:sz="0" w:space="0" w:color="auto"/>
        <w:bottom w:val="none" w:sz="0" w:space="0" w:color="auto"/>
        <w:right w:val="none" w:sz="0" w:space="0" w:color="auto"/>
      </w:divBdr>
    </w:div>
    <w:div w:id="206529623">
      <w:bodyDiv w:val="1"/>
      <w:marLeft w:val="0"/>
      <w:marRight w:val="0"/>
      <w:marTop w:val="0"/>
      <w:marBottom w:val="0"/>
      <w:divBdr>
        <w:top w:val="none" w:sz="0" w:space="0" w:color="auto"/>
        <w:left w:val="none" w:sz="0" w:space="0" w:color="auto"/>
        <w:bottom w:val="none" w:sz="0" w:space="0" w:color="auto"/>
        <w:right w:val="none" w:sz="0" w:space="0" w:color="auto"/>
      </w:divBdr>
    </w:div>
    <w:div w:id="360281149">
      <w:bodyDiv w:val="1"/>
      <w:marLeft w:val="0"/>
      <w:marRight w:val="0"/>
      <w:marTop w:val="0"/>
      <w:marBottom w:val="0"/>
      <w:divBdr>
        <w:top w:val="none" w:sz="0" w:space="0" w:color="auto"/>
        <w:left w:val="none" w:sz="0" w:space="0" w:color="auto"/>
        <w:bottom w:val="none" w:sz="0" w:space="0" w:color="auto"/>
        <w:right w:val="none" w:sz="0" w:space="0" w:color="auto"/>
      </w:divBdr>
    </w:div>
    <w:div w:id="432748737">
      <w:bodyDiv w:val="1"/>
      <w:marLeft w:val="0"/>
      <w:marRight w:val="0"/>
      <w:marTop w:val="0"/>
      <w:marBottom w:val="0"/>
      <w:divBdr>
        <w:top w:val="none" w:sz="0" w:space="0" w:color="auto"/>
        <w:left w:val="none" w:sz="0" w:space="0" w:color="auto"/>
        <w:bottom w:val="none" w:sz="0" w:space="0" w:color="auto"/>
        <w:right w:val="none" w:sz="0" w:space="0" w:color="auto"/>
      </w:divBdr>
    </w:div>
    <w:div w:id="437877048">
      <w:bodyDiv w:val="1"/>
      <w:marLeft w:val="0"/>
      <w:marRight w:val="0"/>
      <w:marTop w:val="0"/>
      <w:marBottom w:val="0"/>
      <w:divBdr>
        <w:top w:val="none" w:sz="0" w:space="0" w:color="auto"/>
        <w:left w:val="none" w:sz="0" w:space="0" w:color="auto"/>
        <w:bottom w:val="none" w:sz="0" w:space="0" w:color="auto"/>
        <w:right w:val="none" w:sz="0" w:space="0" w:color="auto"/>
      </w:divBdr>
    </w:div>
    <w:div w:id="633217280">
      <w:bodyDiv w:val="1"/>
      <w:marLeft w:val="0"/>
      <w:marRight w:val="0"/>
      <w:marTop w:val="0"/>
      <w:marBottom w:val="0"/>
      <w:divBdr>
        <w:top w:val="none" w:sz="0" w:space="0" w:color="auto"/>
        <w:left w:val="none" w:sz="0" w:space="0" w:color="auto"/>
        <w:bottom w:val="none" w:sz="0" w:space="0" w:color="auto"/>
        <w:right w:val="none" w:sz="0" w:space="0" w:color="auto"/>
      </w:divBdr>
    </w:div>
    <w:div w:id="851720756">
      <w:bodyDiv w:val="1"/>
      <w:marLeft w:val="0"/>
      <w:marRight w:val="0"/>
      <w:marTop w:val="0"/>
      <w:marBottom w:val="0"/>
      <w:divBdr>
        <w:top w:val="none" w:sz="0" w:space="0" w:color="auto"/>
        <w:left w:val="none" w:sz="0" w:space="0" w:color="auto"/>
        <w:bottom w:val="none" w:sz="0" w:space="0" w:color="auto"/>
        <w:right w:val="none" w:sz="0" w:space="0" w:color="auto"/>
      </w:divBdr>
    </w:div>
    <w:div w:id="862673631">
      <w:bodyDiv w:val="1"/>
      <w:marLeft w:val="0"/>
      <w:marRight w:val="0"/>
      <w:marTop w:val="0"/>
      <w:marBottom w:val="0"/>
      <w:divBdr>
        <w:top w:val="none" w:sz="0" w:space="0" w:color="auto"/>
        <w:left w:val="none" w:sz="0" w:space="0" w:color="auto"/>
        <w:bottom w:val="none" w:sz="0" w:space="0" w:color="auto"/>
        <w:right w:val="none" w:sz="0" w:space="0" w:color="auto"/>
      </w:divBdr>
    </w:div>
    <w:div w:id="912281053">
      <w:bodyDiv w:val="1"/>
      <w:marLeft w:val="0"/>
      <w:marRight w:val="0"/>
      <w:marTop w:val="0"/>
      <w:marBottom w:val="0"/>
      <w:divBdr>
        <w:top w:val="none" w:sz="0" w:space="0" w:color="auto"/>
        <w:left w:val="none" w:sz="0" w:space="0" w:color="auto"/>
        <w:bottom w:val="none" w:sz="0" w:space="0" w:color="auto"/>
        <w:right w:val="none" w:sz="0" w:space="0" w:color="auto"/>
      </w:divBdr>
    </w:div>
    <w:div w:id="977955798">
      <w:bodyDiv w:val="1"/>
      <w:marLeft w:val="0"/>
      <w:marRight w:val="0"/>
      <w:marTop w:val="0"/>
      <w:marBottom w:val="0"/>
      <w:divBdr>
        <w:top w:val="none" w:sz="0" w:space="0" w:color="auto"/>
        <w:left w:val="none" w:sz="0" w:space="0" w:color="auto"/>
        <w:bottom w:val="none" w:sz="0" w:space="0" w:color="auto"/>
        <w:right w:val="none" w:sz="0" w:space="0" w:color="auto"/>
      </w:divBdr>
    </w:div>
    <w:div w:id="996608944">
      <w:bodyDiv w:val="1"/>
      <w:marLeft w:val="0"/>
      <w:marRight w:val="0"/>
      <w:marTop w:val="0"/>
      <w:marBottom w:val="0"/>
      <w:divBdr>
        <w:top w:val="none" w:sz="0" w:space="0" w:color="auto"/>
        <w:left w:val="none" w:sz="0" w:space="0" w:color="auto"/>
        <w:bottom w:val="none" w:sz="0" w:space="0" w:color="auto"/>
        <w:right w:val="none" w:sz="0" w:space="0" w:color="auto"/>
      </w:divBdr>
    </w:div>
    <w:div w:id="1103187064">
      <w:bodyDiv w:val="1"/>
      <w:marLeft w:val="0"/>
      <w:marRight w:val="0"/>
      <w:marTop w:val="0"/>
      <w:marBottom w:val="0"/>
      <w:divBdr>
        <w:top w:val="none" w:sz="0" w:space="0" w:color="auto"/>
        <w:left w:val="none" w:sz="0" w:space="0" w:color="auto"/>
        <w:bottom w:val="none" w:sz="0" w:space="0" w:color="auto"/>
        <w:right w:val="none" w:sz="0" w:space="0" w:color="auto"/>
      </w:divBdr>
    </w:div>
    <w:div w:id="1181511997">
      <w:bodyDiv w:val="1"/>
      <w:marLeft w:val="0"/>
      <w:marRight w:val="0"/>
      <w:marTop w:val="0"/>
      <w:marBottom w:val="0"/>
      <w:divBdr>
        <w:top w:val="none" w:sz="0" w:space="0" w:color="auto"/>
        <w:left w:val="none" w:sz="0" w:space="0" w:color="auto"/>
        <w:bottom w:val="none" w:sz="0" w:space="0" w:color="auto"/>
        <w:right w:val="none" w:sz="0" w:space="0" w:color="auto"/>
      </w:divBdr>
    </w:div>
    <w:div w:id="1237979958">
      <w:bodyDiv w:val="1"/>
      <w:marLeft w:val="0"/>
      <w:marRight w:val="0"/>
      <w:marTop w:val="0"/>
      <w:marBottom w:val="0"/>
      <w:divBdr>
        <w:top w:val="none" w:sz="0" w:space="0" w:color="auto"/>
        <w:left w:val="none" w:sz="0" w:space="0" w:color="auto"/>
        <w:bottom w:val="none" w:sz="0" w:space="0" w:color="auto"/>
        <w:right w:val="none" w:sz="0" w:space="0" w:color="auto"/>
      </w:divBdr>
    </w:div>
    <w:div w:id="1373727074">
      <w:bodyDiv w:val="1"/>
      <w:marLeft w:val="0"/>
      <w:marRight w:val="0"/>
      <w:marTop w:val="0"/>
      <w:marBottom w:val="0"/>
      <w:divBdr>
        <w:top w:val="none" w:sz="0" w:space="0" w:color="auto"/>
        <w:left w:val="none" w:sz="0" w:space="0" w:color="auto"/>
        <w:bottom w:val="none" w:sz="0" w:space="0" w:color="auto"/>
        <w:right w:val="none" w:sz="0" w:space="0" w:color="auto"/>
      </w:divBdr>
    </w:div>
    <w:div w:id="1388842065">
      <w:bodyDiv w:val="1"/>
      <w:marLeft w:val="0"/>
      <w:marRight w:val="0"/>
      <w:marTop w:val="0"/>
      <w:marBottom w:val="0"/>
      <w:divBdr>
        <w:top w:val="none" w:sz="0" w:space="0" w:color="auto"/>
        <w:left w:val="none" w:sz="0" w:space="0" w:color="auto"/>
        <w:bottom w:val="none" w:sz="0" w:space="0" w:color="auto"/>
        <w:right w:val="none" w:sz="0" w:space="0" w:color="auto"/>
      </w:divBdr>
    </w:div>
    <w:div w:id="1520971478">
      <w:bodyDiv w:val="1"/>
      <w:marLeft w:val="0"/>
      <w:marRight w:val="0"/>
      <w:marTop w:val="0"/>
      <w:marBottom w:val="0"/>
      <w:divBdr>
        <w:top w:val="none" w:sz="0" w:space="0" w:color="auto"/>
        <w:left w:val="none" w:sz="0" w:space="0" w:color="auto"/>
        <w:bottom w:val="none" w:sz="0" w:space="0" w:color="auto"/>
        <w:right w:val="none" w:sz="0" w:space="0" w:color="auto"/>
      </w:divBdr>
    </w:div>
    <w:div w:id="1608466925">
      <w:bodyDiv w:val="1"/>
      <w:marLeft w:val="0"/>
      <w:marRight w:val="0"/>
      <w:marTop w:val="0"/>
      <w:marBottom w:val="0"/>
      <w:divBdr>
        <w:top w:val="none" w:sz="0" w:space="0" w:color="auto"/>
        <w:left w:val="none" w:sz="0" w:space="0" w:color="auto"/>
        <w:bottom w:val="none" w:sz="0" w:space="0" w:color="auto"/>
        <w:right w:val="none" w:sz="0" w:space="0" w:color="auto"/>
      </w:divBdr>
    </w:div>
    <w:div w:id="1663268189">
      <w:bodyDiv w:val="1"/>
      <w:marLeft w:val="0"/>
      <w:marRight w:val="0"/>
      <w:marTop w:val="0"/>
      <w:marBottom w:val="0"/>
      <w:divBdr>
        <w:top w:val="none" w:sz="0" w:space="0" w:color="auto"/>
        <w:left w:val="none" w:sz="0" w:space="0" w:color="auto"/>
        <w:bottom w:val="none" w:sz="0" w:space="0" w:color="auto"/>
        <w:right w:val="none" w:sz="0" w:space="0" w:color="auto"/>
      </w:divBdr>
    </w:div>
    <w:div w:id="1734230369">
      <w:bodyDiv w:val="1"/>
      <w:marLeft w:val="0"/>
      <w:marRight w:val="0"/>
      <w:marTop w:val="0"/>
      <w:marBottom w:val="0"/>
      <w:divBdr>
        <w:top w:val="none" w:sz="0" w:space="0" w:color="auto"/>
        <w:left w:val="none" w:sz="0" w:space="0" w:color="auto"/>
        <w:bottom w:val="none" w:sz="0" w:space="0" w:color="auto"/>
        <w:right w:val="none" w:sz="0" w:space="0" w:color="auto"/>
      </w:divBdr>
      <w:divsChild>
        <w:div w:id="1633904413">
          <w:marLeft w:val="0"/>
          <w:marRight w:val="0"/>
          <w:marTop w:val="0"/>
          <w:marBottom w:val="0"/>
          <w:divBdr>
            <w:top w:val="none" w:sz="0" w:space="0" w:color="auto"/>
            <w:left w:val="none" w:sz="0" w:space="0" w:color="auto"/>
            <w:bottom w:val="none" w:sz="0" w:space="0" w:color="auto"/>
            <w:right w:val="none" w:sz="0" w:space="0" w:color="auto"/>
          </w:divBdr>
          <w:divsChild>
            <w:div w:id="20067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6881">
      <w:bodyDiv w:val="1"/>
      <w:marLeft w:val="0"/>
      <w:marRight w:val="0"/>
      <w:marTop w:val="0"/>
      <w:marBottom w:val="0"/>
      <w:divBdr>
        <w:top w:val="none" w:sz="0" w:space="0" w:color="auto"/>
        <w:left w:val="none" w:sz="0" w:space="0" w:color="auto"/>
        <w:bottom w:val="none" w:sz="0" w:space="0" w:color="auto"/>
        <w:right w:val="none" w:sz="0" w:space="0" w:color="auto"/>
      </w:divBdr>
    </w:div>
    <w:div w:id="211061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hyperlink" Target="https://portal.azure.com"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jpeg"/><Relationship Id="rId25" Type="http://schemas.openxmlformats.org/officeDocument/2006/relationships/image" Target="media/image13.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g"/><Relationship Id="rId10" Type="http://schemas.microsoft.com/office/2011/relationships/commentsExtended" Target="commentsExtended.xml"/><Relationship Id="rId19" Type="http://schemas.openxmlformats.org/officeDocument/2006/relationships/image" Target="media/image8.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g"/><Relationship Id="rId30" Type="http://schemas.openxmlformats.org/officeDocument/2006/relationships/image" Target="media/image18.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FFF00-23A8-4CD9-9619-862F4E18A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52</Pages>
  <Words>10984</Words>
  <Characters>71071</Characters>
  <Application>Microsoft Office Word</Application>
  <DocSecurity>4</DocSecurity>
  <Lines>1776</Lines>
  <Paragraphs>1094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2</cp:revision>
  <dcterms:created xsi:type="dcterms:W3CDTF">2026-05-26T16:31:00Z</dcterms:created>
  <dcterms:modified xsi:type="dcterms:W3CDTF">2026-05-26T16:31:00Z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7ded32-6a8c-48b8-8009-ebf9a4e0e083_Enabled">
    <vt:lpwstr>true</vt:lpwstr>
  </property>
  <property fmtid="{D5CDD505-2E9C-101B-9397-08002B2CF9AE}" pid="3" name="MSIP_Label_ce7ded32-6a8c-48b8-8009-ebf9a4e0e083_SetDate">
    <vt:lpwstr>2025-06-28T16:21:54Z</vt:lpwstr>
  </property>
  <property fmtid="{D5CDD505-2E9C-101B-9397-08002B2CF9AE}" pid="4" name="MSIP_Label_ce7ded32-6a8c-48b8-8009-ebf9a4e0e083_Method">
    <vt:lpwstr>Privileged</vt:lpwstr>
  </property>
  <property fmtid="{D5CDD505-2E9C-101B-9397-08002B2CF9AE}" pid="5" name="MSIP_Label_ce7ded32-6a8c-48b8-8009-ebf9a4e0e083_Name">
    <vt:lpwstr>Public - Public</vt:lpwstr>
  </property>
  <property fmtid="{D5CDD505-2E9C-101B-9397-08002B2CF9AE}" pid="6" name="MSIP_Label_ce7ded32-6a8c-48b8-8009-ebf9a4e0e083_SiteId">
    <vt:lpwstr>258ac4e4-146a-411e-9dc8-79a9e12fd6da</vt:lpwstr>
  </property>
  <property fmtid="{D5CDD505-2E9C-101B-9397-08002B2CF9AE}" pid="7" name="MSIP_Label_ce7ded32-6a8c-48b8-8009-ebf9a4e0e083_ActionId">
    <vt:lpwstr>36f439a7-097d-44ec-837b-b9fa14912c28</vt:lpwstr>
  </property>
  <property fmtid="{D5CDD505-2E9C-101B-9397-08002B2CF9AE}" pid="8" name="MSIP_Label_ce7ded32-6a8c-48b8-8009-ebf9a4e0e083_ContentBits">
    <vt:lpwstr>2</vt:lpwstr>
  </property>
  <property fmtid="{D5CDD505-2E9C-101B-9397-08002B2CF9AE}" pid="9" name="MSIP_Label_ce7ded32-6a8c-48b8-8009-ebf9a4e0e083_Tag">
    <vt:lpwstr>10, 0, 1, 1</vt:lpwstr>
  </property>
  <property fmtid="{D5CDD505-2E9C-101B-9397-08002B2CF9AE}" pid="10" name="GrammarlyDocumentId">
    <vt:lpwstr>368a9082-342d-42f0-adce-87fc5f16760b</vt:lpwstr>
  </property>
</Properties>
</file>